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5528"/>
        </w:tabs>
        <w:spacing/>
        <w:ind/>
        <w:rPr>
          <w:highlight w:val="none"/>
          <w:lang w:val="zh-Hans"/>
        </w:rPr>
      </w:pPr>
      <w:r>
        <w:t xml:space="preserve">阿斯蒂芬</w:t>
      </w:r>
      <w:ins w:id="0" w:author="User" w:date="2026-05-19T12:28:13Z" oouserid="1">
        <w:r>
          <w:t xml:space="preserve">f</w:t>
        </w:r>
      </w:ins>
      <w:ins w:id="1" w:author="User" w:date="2026-05-19T12:28:13Z" oouserid="1">
        <w:r>
          <w:t xml:space="preserve">地方杠</w:t>
        </w:r>
      </w:ins>
      <w:ins w:id="2" w:author="User" w:date="2026-05-19T12:28:13Z" oouserid="1">
        <w:r>
          <w:t xml:space="preserve">d</w:t>
        </w:r>
      </w:ins>
      <w:r>
        <w:rPr>
          <w:highlight w:val="none"/>
          <w:lang w:val="zh-Hans"/>
        </w:rPr>
      </w:r>
      <w:r>
        <w:rPr>
          <w:highlight w:val="none"/>
          <w:lang w:val="zh-Hans"/>
        </w:rPr>
      </w:r>
    </w:p>
    <w:p w14:paraId="04D2ACC4">
      <w:pPr>
        <w:pBdr/>
        <w:spacing/>
        <w:ind/>
        <w:rPr/>
      </w:pPr>
      <w:r/>
      <w:r/>
    </w:p>
    <w:p w14:paraId="76ABBB1D">
      <w:pPr>
        <w:pBdr/>
        <w:spacing/>
        <w:ind/>
        <w:rPr/>
      </w:pPr>
      <w:r>
        <w:t xml:space="preserve">asdfasdf</w:t>
      </w:r>
      <w:r/>
    </w:p>
    <w:p w14:paraId="7B7ECA49">
      <w:pPr>
        <w:pBdr/>
        <w:spacing/>
        <w:ind/>
        <w:rPr>
          <w:highlight w:val="none"/>
          <w:lang w:val="zh-Hans"/>
        </w:rPr>
      </w:pPr>
      <w:r>
        <w:rPr>
          <w:highlight w:val="none"/>
        </w:rPr>
        <w:t xml:space="preserve">a's'd'fa's'd'f</w:t>
      </w:r>
      <w:ins w:id="3" w:author="User" w:date="2026-05-19T12:28:12Z" oouserid="1">
        <w:r>
          <w:rPr>
            <w:lang w:val="zh-Hans"/>
          </w:rPr>
          <w:t xml:space="preserve">对方是个</w:t>
        </w:r>
      </w:ins>
      <w:ins w:id="4" w:author="User" w:date="2026-05-19T12:28:13Z" oouserid="1">
        <w:r>
          <w:rPr>
            <w:lang w:val="zh-Hans"/>
          </w:rPr>
          <w:t xml:space="preserve">f</w:t>
        </w:r>
      </w:ins>
      <w:ins w:id="5" w:author="User" w:date="2026-05-19T12:28:14Z" oouserid="1">
        <w:r>
          <w:rPr>
            <w:lang w:val="zh-Hans"/>
          </w:rPr>
          <w:t xml:space="preserve">d </w:t>
        </w:r>
      </w:ins>
      <w:ins w:id="6" w:author="User" w:date="2026-05-19T12:28:14Z" oouserid="1">
        <w:r>
          <w:rPr>
            <w:lang w:val="zh-Hans"/>
          </w:rPr>
          <w:t xml:space="preserve">地方杠</w:t>
        </w:r>
      </w:ins>
      <w:r>
        <w:rPr>
          <w:highlight w:val="none"/>
          <w:lang w:val="zh-Hans"/>
        </w:rPr>
      </w:r>
      <w:r>
        <w:rPr>
          <w:highlight w:val="none"/>
          <w:lang w:val="zh-Hans"/>
        </w:rPr>
      </w:r>
    </w:p>
    <w:p w14:paraId="60349F62">
      <w:pPr>
        <w:pBdr/>
        <w:spacing/>
        <w:ind/>
        <w:rPr>
          <w:ins w:id="7" w:author="User" w:date="2026-05-19T12:28:15Z" oouserid="1"/>
          <w:lang w:val="zh-Hans"/>
        </w:rPr>
      </w:pPr>
      <w:ins w:id="8" w:author="User" w:date="2026-05-19T12:28:15Z" oouserid="1">
        <w:r>
          <w:rPr>
            <w:lang w:val="zh-Hans"/>
          </w:rPr>
        </w:r>
      </w:ins>
      <w:ins w:id="9" w:author="User" w:date="2026-05-19T12:28:15Z" oouserid="1">
        <w:r>
          <w:rPr>
            <w:lang w:val="zh-Hans"/>
          </w:rPr>
        </w:r>
      </w:ins>
      <w:ins w:id="10" w:author="User" w:date="2026-05-19T12:28:15Z" oouserid="1">
        <w:r>
          <w:rPr>
            <w:lang w:val="zh-Hans"/>
          </w:rPr>
        </w:r>
      </w:ins>
    </w:p>
    <w:p w14:paraId="3C01550E">
      <w:pPr>
        <w:pBdr/>
        <w:spacing/>
        <w:ind/>
        <w:rPr>
          <w:ins w:id="11" w:author="User" w:date="2026-05-19T12:28:18Z" oouserid="1"/>
          <w:highlight w:val="none"/>
          <w:lang w:val="zh-Hans" w:bidi="zh-Hans"/>
        </w:rPr>
      </w:pPr>
      <w:ins w:id="12" w:author="User" w:date="2026-05-19T12:28:16Z" oouserid="1">
        <w:r>
          <w:rPr>
            <w:highlight w:val="none"/>
            <w:lang w:val="zh-Hans" w:bidi="zh-Hans"/>
          </w:rPr>
          <w:t xml:space="preserve">当时法国</w:t>
        </w:r>
      </w:ins>
      <w:ins w:id="13" w:author="User" w:date="2026-05-19T12:28:17Z" oouserid="1">
        <w:r>
          <w:rPr>
            <w:highlight w:val="none"/>
            <w:lang w:val="zh-Hans" w:bidi="zh-Hans"/>
          </w:rPr>
          <w:t xml:space="preserve">士大夫</w:t>
        </w:r>
      </w:ins>
      <w:ins w:id="14" w:author="User" w:date="2026-05-19T12:28:17Z" oouserid="1">
        <w:r>
          <w:rPr>
            <w:highlight w:val="none"/>
            <w:lang w:val="zh-Hans" w:bidi="zh-Hans"/>
          </w:rPr>
          <w:t xml:space="preserve">g</w:t>
        </w:r>
      </w:ins>
      <w:ins w:id="15" w:author="User" w:date="2026-05-19T12:28:17Z" oouserid="1">
        <w:r>
          <w:rPr>
            <w:highlight w:val="none"/>
            <w:lang w:val="zh-Hans" w:bidi="zh-Hans"/>
          </w:rPr>
          <w:t xml:space="preserve">但是</w:t>
        </w:r>
      </w:ins>
      <w:ins w:id="16" w:author="User" w:date="2026-05-19T12:28:18Z" oouserid="1">
        <w:r>
          <w:rPr>
            <w:highlight w:val="none"/>
            <w:lang w:val="zh-Hans" w:bidi="zh-Hans"/>
          </w:rPr>
          <w:t xml:space="preserve">f</w:t>
        </w:r>
      </w:ins>
      <w:r>
        <w:rPr>
          <w:highlight w:val="none"/>
          <w:lang w:val="zh-Hans" w:bidi="zh-Hans"/>
        </w:rPr>
        <w:t xml:space="preserve">dfg df </w:t>
      </w:r>
      <w:ins w:id="17" w:author="User" w:date="2026-05-19T12:28:18Z" oouserid="1">
        <w:r>
          <w:rPr>
            <w:highlight w:val="none"/>
            <w:lang w:val="zh-Hans" w:bidi="zh-Hans"/>
          </w:rPr>
        </w:r>
      </w:ins>
      <w:ins w:id="18" w:author="User" w:date="2026-05-19T12:28:18Z" oouserid="1">
        <w:r>
          <w:rPr>
            <w:highlight w:val="none"/>
            <w:lang w:val="zh-Hans" w:bidi="zh-Hans"/>
          </w:rPr>
        </w:r>
      </w:ins>
    </w:p>
    <w:p w14:paraId="39319EE5">
      <w:pPr>
        <w:pBdr/>
        <w:spacing/>
        <w:ind/>
        <w:rPr>
          <w:ins w:id="19" w:author="User" w:date="2026-05-19T12:28:18Z" oouserid="1"/>
          <w:lang w:val="zh-Hans"/>
        </w:rPr>
      </w:pPr>
      <w:ins w:id="20" w:author="User" w:date="2026-05-19T12:28:18Z" oouserid="1">
        <w:r>
          <w:rPr>
            <w:lang w:val="zh-Hans"/>
          </w:rPr>
        </w:r>
      </w:ins>
      <w:ins w:id="21" w:author="User" w:date="2026-05-19T12:28:18Z" oouserid="1">
        <w:r>
          <w:rPr>
            <w:lang w:val="zh-Hans"/>
          </w:rPr>
        </w:r>
      </w:ins>
      <w:ins w:id="22" w:author="User" w:date="2026-05-19T12:28:18Z" oouserid="1">
        <w:r>
          <w:rPr>
            <w:lang w:val="zh-Hans"/>
          </w:rPr>
        </w:r>
      </w:ins>
    </w:p>
    <w:p w14:paraId="1C1D7C5D">
      <w:pPr>
        <w:pBdr/>
        <w:spacing/>
        <w:ind/>
        <w:rPr>
          <w:ins w:id="23" w:author="User" w:date="2026-05-19T12:28:18Z" oouserid="1"/>
          <w:lang w:val="zh-Hans"/>
        </w:rPr>
      </w:pPr>
      <w:ins w:id="24" w:author="User" w:date="2026-05-19T12:28:18Z" oouserid="1">
        <w:r>
          <w:rPr>
            <w:lang w:val="zh-Hans"/>
          </w:rPr>
        </w:r>
      </w:ins>
      <w:ins w:id="25" w:author="User" w:date="2026-05-19T12:28:18Z" oouserid="1">
        <w:r>
          <w:rPr>
            <w:lang w:val="zh-Hans"/>
          </w:rPr>
        </w:r>
      </w:ins>
      <w:ins w:id="26" w:author="User" w:date="2026-05-19T12:28:18Z" oouserid="1">
        <w:r>
          <w:rPr>
            <w:lang w:val="zh-Hans"/>
          </w:rPr>
        </w:r>
      </w:ins>
    </w:p>
    <w:p w14:paraId="0C1CA3AF">
      <w:pPr>
        <w:pBdr/>
        <w:spacing/>
        <w:ind/>
        <w:rPr>
          <w:ins w:id="27" w:author="User" w:date="2026-05-19T12:28:19Z" oouserid="1"/>
          <w:highlight w:val="none"/>
          <w:lang w:val="zh-Hans" w:bidi="zh-Hans"/>
        </w:rPr>
      </w:pPr>
      <w:ins w:id="28" w:author="User" w:date="2026-05-19T12:28:18Z" oouserid="1">
        <w:r>
          <w:rPr>
            <w:highlight w:val="none"/>
            <w:lang w:val="zh-Hans" w:bidi="zh-Hans"/>
          </w:rPr>
          <w:t xml:space="preserve">当时法国</w:t>
        </w:r>
      </w:ins>
      <w:ins w:id="29" w:author="User" w:date="2026-05-19T12:28:19Z" oouserid="1">
        <w:r>
          <w:rPr>
            <w:highlight w:val="none"/>
            <w:lang w:val="zh-Hans" w:bidi="zh-Hans"/>
          </w:rPr>
          <w:t xml:space="preserve">d</w:t>
        </w:r>
      </w:ins>
      <w:ins w:id="30" w:author="User" w:date="2026-05-19T12:28:19Z" oouserid="1">
        <w:r>
          <w:rPr>
            <w:highlight w:val="none"/>
            <w:lang w:val="zh-Hans" w:bidi="zh-Hans"/>
          </w:rPr>
        </w:r>
      </w:ins>
      <w:ins w:id="31" w:author="User" w:date="2026-05-19T12:28:19Z" oouserid="1">
        <w:r>
          <w:rPr>
            <w:highlight w:val="none"/>
            <w:lang w:val="zh-Hans" w:bidi="zh-Hans"/>
          </w:rPr>
        </w:r>
      </w:ins>
    </w:p>
    <w:p w14:paraId="01E05CC8">
      <w:pPr>
        <w:pBdr/>
        <w:spacing/>
        <w:ind/>
        <w:rPr>
          <w:ins w:id="32" w:author="User" w:date="2026-05-19T12:28:19Z" oouserid="1"/>
          <w:lang w:val="zh-Hans"/>
        </w:rPr>
      </w:pPr>
      <w:ins w:id="33" w:author="User" w:date="2026-05-19T12:28:19Z" oouserid="1">
        <w:r>
          <w:rPr>
            <w:lang w:val="zh-Hans"/>
          </w:rPr>
        </w:r>
      </w:ins>
      <w:ins w:id="34" w:author="User" w:date="2026-05-19T12:28:19Z" oouserid="1">
        <w:r>
          <w:rPr>
            <w:lang w:val="zh-Hans"/>
          </w:rPr>
        </w:r>
      </w:ins>
      <w:ins w:id="35" w:author="User" w:date="2026-05-19T12:28:19Z" oouserid="1">
        <w:r>
          <w:rPr>
            <w:lang w:val="zh-Hans"/>
          </w:rPr>
        </w:r>
      </w:ins>
    </w:p>
    <w:p w14:paraId="4B8FBF70">
      <w:pPr>
        <w:pBdr/>
        <w:spacing/>
        <w:ind/>
        <w:jc w:val="center"/>
        <w:rPr>
          <w:ins w:id="36" w:author="User" w:date="2026-05-19T12:28:19Z" oouserid="1"/>
          <w:lang w:val="zh-Hans"/>
        </w:rPr>
      </w:pPr>
      <w:ins w:id="37" w:author="User" w:date="2026-05-19T12:28:19Z" oouserid="1">
        <w:r>
          <w:rPr>
            <w:lang w:val="zh-Hans"/>
          </w:rPr>
        </w:r>
      </w:ins>
      <w:ins w:id="38" w:author="User" w:date="2026-05-19T12:28:19Z" oouserid="1">
        <w:r>
          <w:rPr>
            <w:lang w:val="zh-Hans"/>
          </w:rPr>
        </w:r>
      </w:ins>
      <w:ins w:id="39" w:author="User" w:date="2026-05-19T12:28:19Z" oouserid="1">
        <w:r>
          <w:rPr>
            <w:lang w:val="zh-Hans"/>
          </w:rPr>
        </w:r>
      </w:ins>
    </w:p>
    <w:p w14:paraId="0201EC41">
      <w:pPr>
        <w:pBdr/>
        <w:spacing/>
        <w:ind/>
        <w:rPr>
          <w:ins w:id="40" w:author="User" w:date="2026-05-19T12:28:20Z" oouserid="1"/>
          <w:highlight w:val="none"/>
          <w:lang w:val="zh-Hans" w:bidi="zh-Hans"/>
        </w:rPr>
      </w:pPr>
      <w:ins w:id="41" w:author="User" w:date="2026-05-19T12:28:20Z" oouserid="1">
        <w:r>
          <w:rPr>
            <w:highlight w:val="none"/>
            <w:lang w:val="zh-Hans" w:bidi="zh-Hans"/>
          </w:rPr>
          <w:t xml:space="preserve">岁的法国</w:t>
        </w:r>
      </w:ins>
      <w:r>
        <w:rPr>
          <w:highlight w:val="none"/>
          <w:lang w:val="zh-Hans" w:bidi="zh-Hans"/>
        </w:rPr>
        <w:t xml:space="preserve">s</w:t>
      </w:r>
      <w:ins w:id="42" w:author="User" w:date="2026-05-19T12:28:20Z" oouserid="1">
        <w:r>
          <w:rPr>
            <w:highlight w:val="none"/>
            <w:lang w:val="zh-Hans" w:bidi="zh-Hans"/>
          </w:rPr>
        </w:r>
      </w:ins>
      <w:ins w:id="43" w:author="User" w:date="2026-05-19T12:28:20Z" oouserid="1">
        <w:r>
          <w:rPr>
            <w:highlight w:val="none"/>
            <w:lang w:val="zh-Hans" w:bidi="zh-Hans"/>
          </w:rPr>
        </w:r>
      </w:ins>
    </w:p>
    <w:p w14:paraId="086625D3">
      <w:pPr>
        <w:pBdr/>
        <w:spacing/>
        <w:ind/>
        <w:rPr>
          <w:ins w:id="44" w:author="User" w:date="2026-05-19T12:28:20Z" oouserid="1"/>
          <w:lang w:val="zh-Hans"/>
        </w:rPr>
      </w:pPr>
      <w:ins w:id="45" w:author="User" w:date="2026-05-19T12:28:20Z" oouserid="1">
        <w:r>
          <w:rPr>
            <w:lang w:val="zh-Hans"/>
          </w:rPr>
        </w:r>
      </w:ins>
      <w:ins w:id="46" w:author="User" w:date="2026-05-19T12:28:20Z" oouserid="1">
        <w:r>
          <w:rPr>
            <w:lang w:val="zh-Hans"/>
          </w:rPr>
        </w:r>
      </w:ins>
      <w:ins w:id="47" w:author="User" w:date="2026-05-19T12:28:20Z" oouserid="1">
        <w:r>
          <w:rPr>
            <w:lang w:val="zh-Hans"/>
          </w:rPr>
        </w:r>
      </w:ins>
    </w:p>
    <w:p w14:paraId="4BA4A1CF">
      <w:pPr>
        <w:pBdr/>
        <w:spacing/>
        <w:ind/>
        <w:rPr>
          <w:ins w:id="48" w:author="User" w:date="2026-05-19T12:28:20Z" oouserid="1"/>
          <w:lang w:val="zh-Hans"/>
        </w:rPr>
      </w:pPr>
      <w:ins w:id="49" w:author="User" w:date="2026-05-19T12:28:20Z" oouserid="1">
        <w:r>
          <w:rPr>
            <w:lang w:val="zh-Hans"/>
          </w:rPr>
        </w:r>
      </w:ins>
      <w:ins w:id="50" w:author="User" w:date="2026-05-19T12:28:20Z" oouserid="1">
        <w:r>
          <w:rPr>
            <w:lang w:val="zh-Hans"/>
          </w:rPr>
        </w:r>
      </w:ins>
      <w:ins w:id="51" w:author="User" w:date="2026-05-19T12:28:20Z" oouserid="1">
        <w:r>
          <w:rPr>
            <w:lang w:val="zh-Hans"/>
          </w:rPr>
        </w:r>
      </w:ins>
    </w:p>
    <w:p w14:paraId="653347C6">
      <w:pPr>
        <w:pBdr/>
        <w:spacing/>
        <w:ind/>
        <w:rPr>
          <w:ins w:id="52" w:author="User" w:date="2026-05-19T12:28:21Z" oouserid="1"/>
          <w:highlight w:val="none"/>
          <w:lang w:val="zh-Hans" w:bidi="zh-Hans"/>
        </w:rPr>
      </w:pPr>
      <w:ins w:id="53" w:author="User" w:date="2026-05-19T12:28:21Z" oouserid="1">
        <w:r>
          <w:rPr>
            <w:highlight w:val="none"/>
            <w:lang w:val="zh-Hans" w:bidi="zh-Hans"/>
          </w:rPr>
          <w:t xml:space="preserve">士大夫</w:t>
        </w:r>
      </w:ins>
      <w:ins w:id="54" w:author="User" w:date="2026-05-19T12:28:21Z" oouserid="1">
        <w:r>
          <w:rPr>
            <w:highlight w:val="none"/>
            <w:lang w:val="zh-Hans" w:bidi="zh-Hans"/>
          </w:rPr>
          <w:t xml:space="preserve">感到十分</w:t>
        </w:r>
      </w:ins>
      <w:ins w:id="55" w:author="User" w:date="2026-05-19T12:28:21Z" oouserid="1">
        <w:r>
          <w:rPr>
            <w:highlight w:val="none"/>
            <w:lang w:val="zh-Hans" w:bidi="zh-Hans"/>
          </w:rPr>
        </w:r>
      </w:ins>
      <w:ins w:id="56" w:author="User" w:date="2026-05-19T12:28:21Z" oouserid="1">
        <w:r>
          <w:rPr>
            <w:highlight w:val="none"/>
            <w:lang w:val="zh-Hans" w:bidi="zh-Hans"/>
          </w:rPr>
        </w:r>
      </w:ins>
    </w:p>
    <w:p w14:paraId="7186C1C2">
      <w:pPr>
        <w:pBdr/>
        <w:spacing/>
        <w:ind/>
        <w:rPr>
          <w:ins w:id="57" w:author="User" w:date="2026-05-19T12:28:21Z" oouserid="1"/>
          <w:lang w:val="zh-Hans"/>
        </w:rPr>
      </w:pPr>
      <w:ins w:id="58" w:author="User" w:date="2026-05-19T12:28:21Z" oouserid="1">
        <w:r>
          <w:rPr>
            <w:lang w:val="zh-Hans"/>
          </w:rPr>
        </w:r>
      </w:ins>
      <w:r>
        <w:rPr>
          <w:lang w:val="zh-Hans"/>
        </w:rPr>
        <w:t xml:space="preserve">Sdfg sdff gdf </w:t>
      </w:r>
      <w:r>
        <w:rPr>
          <w:lang w:val="zh-Hans"/>
        </w:rPr>
        <w:t xml:space="preserve">sdfg dsff</w:t>
      </w:r>
      <w:ins w:id="59" w:author="User" w:date="2026-05-19T12:28:21Z" oouserid="1">
        <w:r>
          <w:rPr>
            <w:lang w:val="zh-Hans"/>
          </w:rPr>
        </w:r>
      </w:ins>
      <w:ins w:id="60" w:author="User" w:date="2026-05-19T12:28:21Z" oouserid="1">
        <w:r>
          <w:rPr>
            <w:lang w:val="zh-Hans"/>
          </w:rPr>
        </w:r>
      </w:ins>
    </w:p>
    <w:p w14:paraId="08D5902E">
      <w:pPr>
        <w:pBdr/>
        <w:spacing/>
        <w:ind/>
        <w:rPr>
          <w:ins w:id="61" w:author="User" w:date="2026-05-19T12:28:21Z" oouserid="1"/>
          <w:lang w:val="zh-Hans"/>
        </w:rPr>
      </w:pPr>
      <w:ins w:id="62" w:author="User" w:date="2026-05-19T12:28:21Z" oouserid="1">
        <w:r>
          <w:rPr>
            <w:lang w:val="zh-Hans"/>
          </w:rPr>
        </w:r>
      </w:ins>
      <w:r>
        <w:rPr>
          <w:lang w:val="zh-Hans"/>
        </w:rPr>
        <w:t xml:space="preserve">Sdfg dsf </w:t>
      </w:r>
      <w:ins w:id="63" w:author="User" w:date="2026-05-19T12:28:21Z" oouserid="1">
        <w:r>
          <w:rPr>
            <w:lang w:val="zh-Hans"/>
          </w:rPr>
        </w:r>
      </w:ins>
      <w:ins w:id="64" w:author="User" w:date="2026-05-19T12:28:21Z" oouserid="1">
        <w:r>
          <w:rPr>
            <w:lang w:val="zh-Hans"/>
          </w:rPr>
        </w:r>
      </w:ins>
    </w:p>
    <w:p w14:paraId="74E36ABB">
      <w:pPr>
        <w:pBdr/>
        <w:spacing/>
        <w:ind/>
        <w:rPr>
          <w:ins w:id="65" w:author="User" w:date="2026-05-19T12:28:21Z" oouserid="1"/>
          <w:lang w:val="zh-Hans"/>
        </w:rPr>
      </w:pPr>
      <w:ins w:id="66" w:author="User" w:date="2026-05-19T12:28:21Z" oouserid="1">
        <w:r>
          <w:rPr>
            <w:lang w:val="zh-Hans"/>
          </w:rPr>
        </w:r>
      </w:ins>
      <w:ins w:id="67" w:author="User" w:date="2026-05-19T12:28:21Z" oouserid="1">
        <w:r>
          <w:rPr>
            <w:lang w:val="zh-Hans"/>
          </w:rPr>
        </w:r>
      </w:ins>
      <w:ins w:id="68" w:author="User" w:date="2026-05-19T12:28:21Z" oouserid="1">
        <w:r>
          <w:rPr>
            <w:lang w:val="zh-Hans"/>
          </w:rPr>
        </w:r>
      </w:ins>
    </w:p>
    <w:p w14:paraId="5DBC60BD">
      <w:pPr>
        <w:pBdr/>
        <w:spacing/>
        <w:ind/>
        <w:rPr>
          <w:lang w:val="zh-Hans"/>
        </w:rPr>
      </w:pPr>
      <w:ins w:id="69" w:author="User" w:date="2026-05-19T12:28:21Z" oouserid="1">
        <w:r>
          <w:rPr>
            <w:highlight w:val="none"/>
            <w:lang w:val="zh-Hans" w:bidi="zh-Hans"/>
          </w:rPr>
        </w:r>
      </w:ins>
      <w:r>
        <w:rPr>
          <w:lang w:val="zh-Hans"/>
        </w:rPr>
        <w:t xml:space="preserve">Fg dsf gdsdfg dsf  sfg sdf  dfg d </w:t>
      </w:r>
      <w:r>
        <w:rPr>
          <w:lang w:val="zh-Han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zh-Han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阿道夫</dc:title>
  <dc:creator>MiaotongDoc</dc:creator>
  <cp:lastModifiedBy>MiaotongDoc 测试用户7</cp:lastModifiedBy>
  <cp:revision>6</cp:revision>
  <dcterms:created xsi:type="dcterms:W3CDTF">2026-05-18T10:43:16Z</dcterms:created>
  <dcterms:modified xsi:type="dcterms:W3CDTF">2026-05-20T07:54:14Z</dcterms:modified>
</cp:coreProperties>
</file>