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360" w:lineRule="auto"/>
        <w:ind/>
        <w:jc w:val="center"/>
        <w:rPr>
          <w:rFonts w:hint="eastAsia" w:ascii="黑体" w:hAnsi="黑体" w:eastAsia="黑体"/>
          <w:b/>
          <w:bCs/>
          <w:color w:val="000000"/>
          <w:sz w:val="36"/>
          <w:szCs w:val="36"/>
        </w:rPr>
      </w:pPr>
      <w:r>
        <w:rPr>
          <w:rFonts w:hint="eastAsia" w:ascii="黑体" w:hAnsi="黑体" w:eastAsia="黑体"/>
          <w:b/>
          <w:bCs/>
          <w:color w:val="000000"/>
          <w:sz w:val="36"/>
          <w:szCs w:val="36"/>
        </w:rPr>
        <w:t xml:space="preserve">依托</w:t>
      </w:r>
      <w:r>
        <w:rPr>
          <w:rFonts w:hint="eastAsia" w:ascii="黑体" w:hAnsi="黑体" w:eastAsia="黑体"/>
          <w:b/>
          <w:bCs/>
          <w:color w:val="000000"/>
          <w:sz w:val="36"/>
          <w:szCs w:val="36"/>
        </w:rPr>
        <w:t xml:space="preserve">雷</w:t>
      </w:r>
      <w:r>
        <w:rPr>
          <w:rFonts w:hint="eastAsia" w:ascii="黑体" w:hAnsi="黑体" w:eastAsia="黑体"/>
          <w:b/>
          <w:bCs/>
          <w:color w:val="000000"/>
          <w:sz w:val="36"/>
          <w:szCs w:val="36"/>
        </w:rPr>
        <w:t xml:space="preserve">雷</w:t>
      </w:r>
      <w:r>
        <w:rPr>
          <w:rFonts w:hint="eastAsia" w:ascii="黑体" w:hAnsi="黑体" w:eastAsia="黑体"/>
          <w:b/>
          <w:bCs/>
          <w:color w:val="000000"/>
          <w:sz w:val="36"/>
          <w:szCs w:val="36"/>
        </w:rPr>
      </w:r>
      <w:r>
        <w:rPr>
          <w:rFonts w:hint="eastAsia" w:ascii="黑体" w:hAnsi="黑体" w:eastAsia="黑体"/>
          <w:b/>
          <w:bCs/>
          <w:color w:val="000000"/>
          <w:sz w:val="36"/>
          <w:szCs w:val="36"/>
        </w:rPr>
      </w:r>
    </w:p>
    <w:p>
      <w:pPr>
        <w:pBdr/>
        <w:spacing w:line="360" w:lineRule="auto"/>
        <w:ind/>
        <w:jc w:val="center"/>
        <w:rPr>
          <w:rFonts w:hint="eastAsia" w:ascii="黑体" w:hAnsi="黑体" w:eastAsia="黑体"/>
          <w:b/>
          <w:bCs/>
          <w:color w:val="000000"/>
          <w:sz w:val="36"/>
          <w:szCs w:val="36"/>
        </w:rPr>
      </w:pPr>
      <w:r>
        <w:rPr>
          <w:rFonts w:hint="eastAsia" w:ascii="黑体" w:hAnsi="黑体" w:eastAsia="黑体"/>
          <w:b/>
          <w:bCs/>
          <w:color w:val="000000"/>
          <w:sz w:val="36"/>
          <w:szCs w:val="36"/>
        </w:rPr>
      </w:r>
      <w:r>
        <w:rPr>
          <w:rFonts w:hint="eastAsia" w:ascii="黑体" w:hAnsi="黑体" w:eastAsia="黑体"/>
          <w:b/>
          <w:bCs/>
          <w:color w:val="000000"/>
          <w:sz w:val="36"/>
          <w:szCs w:val="36"/>
        </w:rPr>
      </w:r>
      <w:r>
        <w:rPr>
          <w:rFonts w:hint="eastAsia" w:ascii="黑体" w:hAnsi="黑体" w:eastAsia="黑体"/>
          <w:b/>
          <w:bCs/>
          <w:color w:val="000000"/>
          <w:sz w:val="36"/>
          <w:szCs w:val="36"/>
        </w:rPr>
      </w:r>
    </w:p>
    <w:p>
      <w:pPr>
        <w:pBdr/>
        <w:spacing w:line="360" w:lineRule="auto"/>
        <w:ind/>
        <w:jc w:val="center"/>
        <w:rPr>
          <w:rFonts w:hint="eastAsia" w:ascii="黑体" w:hAnsi="黑体" w:eastAsia="黑体"/>
          <w:b/>
          <w:bCs/>
          <w:color w:val="000000"/>
          <w:sz w:val="36"/>
          <w:szCs w:val="36"/>
        </w:rPr>
      </w:pPr>
      <w:r>
        <w:rPr>
          <w:rFonts w:hint="eastAsia" w:ascii="黑体" w:hAnsi="黑体" w:eastAsia="黑体"/>
          <w:b/>
          <w:bCs/>
          <w:color w:val="000000"/>
          <w:sz w:val="36"/>
          <w:szCs w:val="36"/>
        </w:rPr>
      </w:r>
      <w:r>
        <w:rPr>
          <w:rFonts w:hint="eastAsia" w:ascii="黑体" w:hAnsi="黑体" w:eastAsia="黑体"/>
          <w:b/>
          <w:bCs/>
          <w:color w:val="000000"/>
          <w:sz w:val="36"/>
          <w:szCs w:val="36"/>
        </w:rPr>
      </w:r>
      <w:r>
        <w:rPr>
          <w:rFonts w:hint="eastAsia" w:ascii="黑体" w:hAnsi="黑体" w:eastAsia="黑体"/>
          <w:b/>
          <w:bCs/>
          <w:color w:val="000000"/>
          <w:sz w:val="36"/>
          <w:szCs w:val="36"/>
        </w:rPr>
      </w:r>
    </w:p>
    <w:p>
      <w:pPr>
        <w:pBdr/>
        <w:spacing w:line="360" w:lineRule="auto"/>
        <w:ind/>
        <w:jc w:val="center"/>
        <w:outlineLvl w:val="0"/>
        <w:rPr>
          <w:rFonts w:ascii="黑体" w:hAnsi="黑体" w:eastAsia="黑体"/>
          <w:b/>
          <w:bCs/>
          <w:color w:val="000000"/>
          <w:sz w:val="36"/>
          <w:szCs w:val="36"/>
        </w:rPr>
      </w:pPr>
      <w:r>
        <w:rPr>
          <w:rFonts w:hint="eastAsia" w:ascii="黑体" w:hAnsi="黑体" w:eastAsia="黑体"/>
          <w:b/>
          <w:bCs/>
          <w:color w:val="000000"/>
          <w:sz w:val="36"/>
          <w:szCs w:val="36"/>
        </w:rPr>
        <w:t xml:space="preserve">泰安银行</w:t>
      </w:r>
      <w:r>
        <w:rPr>
          <w:rFonts w:hint="eastAsia" w:ascii="黑体" w:hAnsi="黑体" w:eastAsia="黑体"/>
          <w:b/>
          <w:bCs/>
          <w:color w:val="000000"/>
          <w:sz w:val="36"/>
          <w:szCs w:val="36"/>
        </w:rPr>
        <w:t xml:space="preserve">1</w:t>
      </w:r>
      <w:r>
        <w:rPr>
          <w:rFonts w:hint="eastAsia" w:ascii="黑体" w:hAnsi="黑体" w:eastAsia="黑体"/>
          <w:b/>
          <w:bCs/>
          <w:color w:val="000000"/>
          <w:sz w:val="36"/>
          <w:szCs w:val="36"/>
        </w:rPr>
        <w:t xml:space="preserve">2</w:t>
      </w:r>
      <w:r>
        <w:rPr>
          <w:rFonts w:hint="eastAsia" w:ascii="黑体" w:hAnsi="黑体" w:eastAsia="黑体"/>
          <w:b/>
          <w:bCs/>
          <w:color w:val="000000"/>
          <w:sz w:val="36"/>
          <w:szCs w:val="36"/>
        </w:rPr>
        <w:t xml:space="preserve">3</w:t>
      </w:r>
      <w:r>
        <w:rPr>
          <w:rFonts w:hint="eastAsia" w:ascii="黑体" w:hAnsi="黑体" w:eastAsia="黑体"/>
          <w:b/>
          <w:bCs/>
          <w:color w:val="000000"/>
          <w:sz w:val="36"/>
          <w:szCs w:val="36"/>
        </w:rPr>
        <w:t xml:space="preserve">1</w:t>
      </w:r>
      <w:r>
        <w:rPr>
          <w:rFonts w:hint="eastAsia" w:ascii="黑体" w:hAnsi="黑体" w:eastAsia="黑体"/>
          <w:b/>
          <w:bCs/>
          <w:color w:val="000000"/>
          <w:sz w:val="36"/>
          <w:szCs w:val="36"/>
        </w:rPr>
        <w:t xml:space="preserve">2</w:t>
      </w:r>
      <w:r>
        <w:rPr>
          <w:rFonts w:hint="eastAsia" w:ascii="黑体" w:hAnsi="黑体" w:eastAsia="黑体"/>
          <w:b/>
          <w:bCs/>
          <w:color w:val="000000"/>
          <w:sz w:val="36"/>
          <w:szCs w:val="36"/>
        </w:rPr>
        <w:t xml:space="preserve">3</w:t>
      </w:r>
      <w:r>
        <w:rPr>
          <w:rFonts w:hint="eastAsia" w:ascii="黑体" w:hAnsi="黑体" w:eastAsia="黑体"/>
          <w:b/>
          <w:bCs/>
          <w:color w:val="000000"/>
          <w:sz w:val="36"/>
          <w:szCs w:val="36"/>
        </w:rPr>
        <w:t xml:space="preserve">1</w:t>
      </w:r>
      <w:r>
        <w:rPr>
          <w:rFonts w:hint="eastAsia" w:ascii="黑体" w:hAnsi="黑体" w:eastAsia="黑体"/>
          <w:b/>
          <w:bCs/>
          <w:color w:val="000000"/>
          <w:sz w:val="36"/>
          <w:szCs w:val="36"/>
        </w:rPr>
        <w:t xml:space="preserve">2</w:t>
      </w:r>
      <w:r>
        <w:rPr>
          <w:rFonts w:hint="eastAsia" w:ascii="黑体" w:hAnsi="黑体" w:eastAsia="黑体"/>
          <w:b/>
          <w:bCs/>
          <w:color w:val="000000"/>
          <w:sz w:val="36"/>
          <w:szCs w:val="36"/>
        </w:rPr>
        <w:t xml:space="preserve">3 </w:t>
      </w:r>
      <w:r>
        <w:rPr>
          <w:rFonts w:hint="eastAsia" w:ascii="黑体" w:hAnsi="黑体" w:eastAsia="黑体"/>
          <w:b/>
          <w:bCs/>
          <w:color w:val="000000"/>
          <w:sz w:val="36"/>
          <w:szCs w:val="36"/>
        </w:rPr>
        <w:t xml:space="preserve">1</w:t>
      </w:r>
      <w:r>
        <w:rPr>
          <w:rFonts w:hint="eastAsia" w:ascii="黑体" w:hAnsi="黑体" w:eastAsia="黑体"/>
          <w:b/>
          <w:bCs/>
          <w:color w:val="000000"/>
          <w:sz w:val="36"/>
          <w:szCs w:val="36"/>
        </w:rPr>
        <w:t xml:space="preserve">2</w:t>
      </w:r>
      <w:r>
        <w:rPr>
          <w:rFonts w:hint="eastAsia" w:ascii="黑体" w:hAnsi="黑体" w:eastAsia="黑体"/>
          <w:b/>
          <w:bCs/>
          <w:color w:val="000000"/>
          <w:sz w:val="36"/>
          <w:szCs w:val="36"/>
        </w:rPr>
        <w:t xml:space="preserve">3 </w:t>
      </w:r>
      <w:r>
        <w:rPr>
          <w:rFonts w:hint="eastAsia" w:ascii="黑体" w:hAnsi="黑体" w:eastAsia="黑体"/>
          <w:b/>
          <w:bCs/>
          <w:color w:val="000000"/>
          <w:sz w:val="36"/>
          <w:szCs w:val="36"/>
        </w:rPr>
        <w:t xml:space="preserve">1</w:t>
      </w:r>
      <w:r>
        <w:rPr>
          <w:rFonts w:hint="eastAsia" w:ascii="黑体" w:hAnsi="黑体" w:eastAsia="黑体"/>
          <w:b/>
          <w:bCs/>
          <w:color w:val="000000"/>
          <w:sz w:val="36"/>
          <w:szCs w:val="36"/>
        </w:rPr>
        <w:t xml:space="preserve">2</w:t>
      </w:r>
      <w:r>
        <w:rPr>
          <w:rFonts w:hint="eastAsia" w:ascii="黑体" w:hAnsi="黑体" w:eastAsia="黑体"/>
          <w:b/>
          <w:bCs/>
          <w:color w:val="000000"/>
          <w:sz w:val="36"/>
          <w:szCs w:val="36"/>
        </w:rPr>
        <w:t xml:space="preserve">3 </w:t>
      </w:r>
      <w:r>
        <w:rPr>
          <w:rFonts w:hint="eastAsia" w:ascii="黑体" w:hAnsi="黑体" w:eastAsia="黑体"/>
          <w:b/>
          <w:bCs/>
          <w:color w:val="000000"/>
          <w:sz w:val="36"/>
          <w:szCs w:val="36"/>
        </w:rPr>
        <w:t xml:space="preserve">1</w:t>
      </w:r>
      <w:r>
        <w:rPr>
          <w:rFonts w:hint="eastAsia" w:ascii="黑体" w:hAnsi="黑体" w:eastAsia="黑体"/>
          <w:b/>
          <w:bCs/>
          <w:color w:val="000000"/>
          <w:sz w:val="36"/>
          <w:szCs w:val="36"/>
        </w:rPr>
        <w:t xml:space="preserve">2 </w:t>
      </w:r>
      <w:r>
        <w:rPr>
          <w:rFonts w:hint="eastAsia" w:ascii="黑体" w:hAnsi="黑体" w:eastAsia="黑体"/>
          <w:b/>
          <w:bCs/>
          <w:color w:val="000000"/>
          <w:sz w:val="36"/>
          <w:szCs w:val="36"/>
        </w:rPr>
        <w:t xml:space="preserve">2 </w:t>
      </w:r>
      <w:r>
        <w:rPr>
          <w:rFonts w:ascii="黑体" w:hAnsi="黑体" w:eastAsia="黑体"/>
          <w:b/>
          <w:bCs/>
          <w:color w:val="000000"/>
          <w:sz w:val="36"/>
          <w:szCs w:val="36"/>
        </w:rPr>
      </w:r>
      <w:r>
        <w:rPr>
          <w:rFonts w:ascii="黑体" w:hAnsi="黑体" w:eastAsia="黑体"/>
          <w:b/>
          <w:bCs/>
          <w:color w:val="000000"/>
          <w:sz w:val="36"/>
          <w:szCs w:val="36"/>
        </w:rPr>
      </w:r>
    </w:p>
    <w:p>
      <w:pPr>
        <w:pBdr/>
        <w:spacing w:line="360" w:lineRule="auto"/>
        <w:ind/>
        <w:jc w:val="center"/>
        <w:outlineLvl w:val="0"/>
        <w:rPr>
          <w:rFonts w:ascii="黑体" w:hAnsi="黑体" w:eastAsia="黑体"/>
          <w:color w:val="000000"/>
          <w:sz w:val="36"/>
          <w:szCs w:val="36"/>
        </w:rPr>
      </w:pPr>
      <w:r>
        <w:rPr>
          <w:rFonts w:hint="eastAsia" w:ascii="黑体" w:hAnsi="黑体" w:eastAsia="黑体"/>
          <w:b/>
          <w:bCs/>
          <w:color w:val="000000"/>
          <w:sz w:val="36"/>
          <w:szCs w:val="36"/>
        </w:rPr>
        <w:t xml:space="preserve">信息科技</w:t>
      </w:r>
      <w:r>
        <w:rPr>
          <w:rFonts w:hint="eastAsia" w:ascii="黑体" w:hAnsi="黑体" w:eastAsia="黑体"/>
          <w:b/>
          <w:bCs/>
          <w:color w:val="000000"/>
          <w:sz w:val="36"/>
          <w:szCs w:val="36"/>
          <w:lang w:eastAsia="zh-CN"/>
        </w:rPr>
        <w:t xml:space="preserve">技术</w:t>
      </w:r>
      <w:r>
        <w:rPr>
          <w:rFonts w:hint="eastAsia" w:ascii="黑体" w:hAnsi="黑体" w:eastAsia="黑体"/>
          <w:b/>
          <w:bCs/>
          <w:color w:val="000000"/>
          <w:sz w:val="36"/>
          <w:szCs w:val="36"/>
        </w:rPr>
        <w:t xml:space="preserve">开发合同</w:t>
      </w:r>
      <w:r>
        <w:rPr>
          <w:rFonts w:ascii="黑体" w:hAnsi="黑体" w:eastAsia="黑体"/>
          <w:color w:val="000000"/>
          <w:sz w:val="36"/>
          <w:szCs w:val="36"/>
        </w:rPr>
      </w:r>
      <w:r>
        <w:rPr>
          <w:rFonts w:ascii="黑体" w:hAnsi="黑体" w:eastAsia="黑体"/>
          <w:color w:val="000000"/>
          <w:sz w:val="36"/>
          <w:szCs w:val="36"/>
        </w:rPr>
      </w:r>
    </w:p>
    <w:p>
      <w:pPr>
        <w:pBdr/>
        <w:spacing w:line="360" w:lineRule="auto"/>
        <w:ind/>
        <w:jc w:val="center"/>
        <w:rPr>
          <w:rFonts w:ascii="宋体" w:hAnsi="宋体"/>
          <w:color w:val="000000"/>
          <w:sz w:val="36"/>
        </w:rPr>
      </w:pPr>
      <w:r>
        <w:rPr>
          <w:rFonts w:ascii="宋体" w:hAnsi="宋体"/>
          <w:color w:val="000000"/>
          <w:sz w:val="36"/>
        </w:rPr>
      </w: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ins w:id="0" w:author="MiaotongDoc 测试用户26" w:date="2026-05-25T15:45:22Z" oouserid="26">
        <w:r>
          <w:rPr>
            <w:rFonts w:ascii="宋体" w:hAnsi="宋体"/>
            <w:color w:val="000000"/>
            <w:sz w:val="36"/>
          </w:rPr>
          <w:t xml:space="preserve">非官方的</w:t>
        </w:r>
      </w:ins>
      <w:ins w:id="1" w:author="MiaotongDoc 测试用户26" w:date="2026-05-25T15:45:26Z" oouserid="26">
        <w:r>
          <w:rPr>
            <w:rFonts w:ascii="宋体" w:hAnsi="宋体"/>
            <w:color w:val="000000"/>
            <w:sz w:val="36"/>
          </w:rPr>
          <w:t xml:space="preserve">d'd'd'd</w:t>
        </w:r>
      </w:ins>
      <w:r>
        <w:rPr>
          <w:rFonts w:ascii="宋体" w:hAnsi="宋体"/>
          <w:color w:val="000000"/>
          <w:sz w:val="36"/>
        </w:rPr>
      </w: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ins w:id="2" w:author="MiaotongDoc 测试用户26" w:date="2026-05-25T15:45:26Z" oouserid="26">
        <w:r>
          <w:rPr>
            <w:rFonts w:ascii="宋体" w:hAnsi="宋体"/>
            <w:color w:val="000000"/>
            <w:sz w:val="36"/>
          </w:rPr>
          <w:t xml:space="preserve">dddd</w:t>
        </w:r>
      </w:ins>
      <w:r>
        <w:rPr>
          <w:rFonts w:ascii="宋体" w:hAnsi="宋体"/>
          <w:color w:val="000000"/>
          <w:sz w:val="36"/>
        </w:rPr>
      </w:r>
      <w:del w:id="3" w:author="MiaotongDoc 测试用户26" w:date="2026-05-25T15:45:26Z" oouserid="26">
        <w:r>
          <w:rPr>
            <w:rFonts w:ascii="宋体" w:hAnsi="宋体"/>
            <w:color w:val="000000"/>
            <w:sz w:val="36"/>
          </w:rPr>
        </w:r>
      </w:del>
      <w:r>
        <w:rPr>
          <w:rFonts w:ascii="宋体" w:hAnsi="宋体"/>
          <w:color w:val="000000"/>
          <w:sz w:val="36"/>
        </w:rPr>
      </w:r>
    </w:p>
    <w:p>
      <w:pPr>
        <w:pBdr/>
        <w:spacing w:line="360" w:lineRule="auto"/>
        <w:ind w:right="-31"/>
        <w:outlineLvl w:val="0"/>
        <w:rPr>
          <w:rFonts w:ascii="仿宋_GB2312" w:hAnsi="宋体" w:eastAsia="仿宋_GB2312"/>
          <w:b w:val="0"/>
          <w:bCs w:val="0"/>
          <w:color w:val="000000"/>
          <w:sz w:val="30"/>
          <w:szCs w:val="30"/>
          <w:u w:val="single"/>
        </w:rPr>
      </w:pPr>
      <w:r>
        <w:rPr>
          <w:rFonts w:hint="eastAsia" w:ascii="仿宋_GB2312" w:hAnsi="宋体" w:eastAsia="仿宋_GB2312"/>
          <w:b/>
          <w:bCs/>
          <w:color w:val="000000"/>
          <w:sz w:val="30"/>
          <w:szCs w:val="30"/>
        </w:rPr>
        <w:t xml:space="preserve">项目名称：</w:t>
      </w:r>
      <w:r>
        <w:rPr>
          <w:rFonts w:hint="eastAsia" w:ascii="仿宋_GB2312" w:hAnsi="宋体" w:eastAsia="仿宋_GB2312"/>
          <w:b w:val="0"/>
          <w:bCs w:val="0"/>
          <w:color w:val="000000"/>
          <w:sz w:val="30"/>
          <w:szCs w:val="30"/>
          <w:u w:val="single"/>
          <w:lang w:eastAsia="zh-CN"/>
        </w:rPr>
        <w:t xml:space="preserve">泰安银行IPA基层减负流程优化项目</w:t>
      </w:r>
      <w:r>
        <w:rPr>
          <w:rFonts w:ascii="仿宋_GB2312" w:hAnsi="宋体" w:eastAsia="仿宋_GB2312"/>
          <w:b w:val="0"/>
          <w:bCs w:val="0"/>
          <w:color w:val="000000"/>
          <w:sz w:val="30"/>
          <w:szCs w:val="30"/>
          <w:u w:val="single"/>
        </w:rPr>
      </w:r>
      <w:r>
        <w:rPr>
          <w:rFonts w:ascii="仿宋_GB2312" w:hAnsi="宋体" w:eastAsia="仿宋_GB2312"/>
          <w:b w:val="0"/>
          <w:bCs w:val="0"/>
          <w:color w:val="000000"/>
          <w:sz w:val="30"/>
          <w:szCs w:val="30"/>
          <w:u w:val="single"/>
        </w:rPr>
      </w:r>
    </w:p>
    <w:p>
      <w:pPr>
        <w:pBdr/>
        <w:spacing w:line="360" w:lineRule="auto"/>
        <w:ind w:right="-15"/>
        <w:outlineLvl w:val="0"/>
        <w:rPr>
          <w:rFonts w:ascii="仿宋_GB2312" w:hAnsi="宋体" w:eastAsia="仿宋_GB2312"/>
          <w:color w:val="000000"/>
          <w:sz w:val="30"/>
          <w:szCs w:val="30"/>
          <w:u w:val="single"/>
        </w:rPr>
      </w:pPr>
      <w:r>
        <w:rPr>
          <w:rFonts w:hint="eastAsia" w:ascii="仿宋_GB2312" w:hAnsi="宋体" w:eastAsia="仿宋_GB2312"/>
          <w:b/>
          <w:bCs/>
          <w:color w:val="000000"/>
          <w:sz w:val="30"/>
          <w:szCs w:val="30"/>
        </w:rPr>
        <w:t xml:space="preserve">委托方（甲方）：</w:t>
      </w:r>
      <w:r>
        <w:rPr>
          <w:rFonts w:hint="eastAsia" w:ascii="仿宋_GB2312" w:hAnsi="宋体" w:eastAsia="仿宋_GB2312"/>
          <w:color w:val="000000"/>
          <w:sz w:val="30"/>
          <w:szCs w:val="30"/>
          <w:u w:val="single"/>
        </w:rPr>
        <w:t xml:space="preserve">泰安银行股份有限公司</w:t>
      </w:r>
      <w:r>
        <w:rPr>
          <w:rFonts w:ascii="仿宋_GB2312" w:hAnsi="宋体" w:eastAsia="仿宋_GB2312"/>
          <w:color w:val="000000"/>
          <w:sz w:val="30"/>
          <w:szCs w:val="30"/>
          <w:u w:val="single"/>
        </w:rPr>
      </w:r>
      <w:r>
        <w:rPr>
          <w:rFonts w:ascii="仿宋_GB2312" w:hAnsi="宋体" w:eastAsia="仿宋_GB2312"/>
          <w:color w:val="000000"/>
          <w:sz w:val="30"/>
          <w:szCs w:val="30"/>
          <w:u w:val="single"/>
        </w:rPr>
      </w:r>
    </w:p>
    <w:p>
      <w:pPr>
        <w:pBdr/>
        <w:spacing w:line="360" w:lineRule="auto"/>
        <w:ind w:right="-15"/>
        <w:outlineLvl w:val="0"/>
        <w:rPr>
          <w:rFonts w:hint="eastAsia" w:ascii="仿宋_GB2312" w:hAnsi="宋体" w:eastAsia="仿宋_GB2312"/>
          <w:b/>
          <w:bCs/>
          <w:color w:val="000000"/>
          <w:sz w:val="30"/>
          <w:szCs w:val="30"/>
        </w:rPr>
      </w:pPr>
      <w:r>
        <w:rPr>
          <w:rFonts w:hint="eastAsia" w:ascii="仿宋_GB2312" w:hAnsi="宋体" w:eastAsia="仿宋_GB2312"/>
          <w:b/>
          <w:bCs/>
          <w:color w:val="000000"/>
          <w:sz w:val="30"/>
          <w:szCs w:val="30"/>
        </w:rPr>
        <w:t xml:space="preserve">受托方（乙方）：</w:t>
      </w:r>
      <w:r>
        <w:rPr>
          <w:rFonts w:hint="eastAsia" w:ascii="仿宋_GB2312" w:hAnsi="宋体" w:eastAsia="仿宋_GB2312"/>
          <w:color w:val="000000"/>
          <w:sz w:val="30"/>
          <w:szCs w:val="30"/>
          <w:u w:val="single"/>
          <w:lang w:val="en-US" w:eastAsia="zh-CN"/>
        </w:rPr>
        <w:t xml:space="preserve">中电信数智科技有限公司山东分公司</w:t>
      </w:r>
      <w:r>
        <w:rPr>
          <w:rFonts w:hint="eastAsia" w:ascii="仿宋_GB2312" w:hAnsi="宋体" w:eastAsia="仿宋_GB2312"/>
          <w:b/>
          <w:bCs/>
          <w:color w:val="000000"/>
          <w:sz w:val="30"/>
          <w:szCs w:val="30"/>
        </w:rPr>
      </w:r>
      <w:r>
        <w:rPr>
          <w:rFonts w:hint="eastAsia" w:ascii="仿宋_GB2312" w:hAnsi="宋体" w:eastAsia="仿宋_GB2312"/>
          <w:b/>
          <w:bCs/>
          <w:color w:val="000000"/>
          <w:sz w:val="30"/>
          <w:szCs w:val="30"/>
        </w:rPr>
      </w:r>
    </w:p>
    <w:p>
      <w:pPr>
        <w:pBdr/>
        <w:spacing/>
        <w:ind/>
        <w:outlineLvl w:val="9"/>
        <w:rPr/>
      </w:pPr>
      <w:r/>
      <w:r/>
    </w:p>
    <w:p>
      <w:pPr>
        <w:pBdr/>
        <w:spacing w:line="552" w:lineRule="auto"/>
        <w:ind w:right="-15"/>
        <w:rPr>
          <w:rFonts w:ascii="宋体" w:hAnsi="宋体"/>
          <w:color w:val="000000"/>
          <w:sz w:val="28"/>
          <w:szCs w:val="28"/>
          <w:u w:val="single"/>
        </w:rPr>
      </w:pPr>
      <w:r>
        <w:rPr>
          <w:rFonts w:ascii="宋体" w:hAnsi="宋体"/>
          <w:color w:val="000000"/>
          <w:sz w:val="28"/>
          <w:szCs w:val="28"/>
          <w:u w:val="single"/>
        </w:rPr>
      </w:r>
      <w:r>
        <w:rPr>
          <w:rFonts w:ascii="宋体" w:hAnsi="宋体"/>
          <w:color w:val="000000"/>
          <w:sz w:val="28"/>
          <w:szCs w:val="28"/>
          <w:u w:val="single"/>
        </w:rPr>
      </w:r>
      <w:r>
        <w:rPr>
          <w:rFonts w:ascii="宋体" w:hAnsi="宋体"/>
          <w:color w:val="000000"/>
          <w:sz w:val="28"/>
          <w:szCs w:val="28"/>
          <w:u w:val="single"/>
        </w:rPr>
      </w:r>
    </w:p>
    <w:p>
      <w:pPr>
        <w:pBdr/>
        <w:spacing w:line="560" w:lineRule="exact"/>
        <w:ind/>
        <w:rPr>
          <w:rFonts w:ascii="宋体" w:hAnsi="宋体"/>
          <w:color w:val="000000"/>
          <w:sz w:val="28"/>
          <w:szCs w:val="28"/>
        </w:rPr>
      </w:pPr>
      <w:r>
        <w:rPr>
          <w:rFonts w:ascii="宋体" w:hAnsi="宋体"/>
          <w:color w:val="000000"/>
          <w:sz w:val="28"/>
          <w:szCs w:val="28"/>
        </w:rPr>
      </w:r>
      <w:r>
        <w:rPr>
          <w:rFonts w:ascii="宋体" w:hAnsi="宋体"/>
          <w:color w:val="000000"/>
          <w:sz w:val="28"/>
          <w:szCs w:val="28"/>
        </w:rPr>
      </w:r>
      <w:r>
        <w:rPr>
          <w:rFonts w:ascii="宋体" w:hAnsi="宋体"/>
          <w:color w:val="000000"/>
          <w:sz w:val="28"/>
          <w:szCs w:val="28"/>
        </w:rPr>
      </w:r>
    </w:p>
    <w:p>
      <w:pPr>
        <w:pBdr/>
        <w:spacing w:line="360" w:lineRule="auto"/>
        <w:ind w:firstLine="300"/>
        <w:rPr>
          <w:rFonts w:hint="eastAsia" w:ascii="仿宋_GB2312" w:hAnsi="宋体" w:eastAsia="仿宋_GB2312"/>
          <w:color w:val="000000"/>
          <w:sz w:val="30"/>
          <w:szCs w:val="30"/>
          <w:u w:val="none"/>
          <w:lang w:val="en-US" w:eastAsia="zh-CN"/>
        </w:rPr>
        <w:sectPr>
          <w:footnotePr/>
          <w:endnotePr/>
          <w:type w:val="nextPage"/>
          <w:pgSz w:h="16838" w:orient="portrait" w:w="11906"/>
          <w:pgMar w:top="1361" w:right="1474" w:bottom="1361" w:left="1587" w:header="851" w:footer="992" w:gutter="0"/>
          <w:cols w:num="1" w:sep="0" w:space="425" w:equalWidth="1"/>
        </w:sectPr>
      </w:pPr>
      <w:r>
        <w:rPr>
          <w:rFonts w:hint="eastAsia" w:ascii="仿宋_GB2312" w:hAnsi="宋体" w:eastAsia="仿宋_GB2312"/>
          <w:color w:val="000000"/>
          <w:sz w:val="30"/>
          <w:szCs w:val="30"/>
          <w:u w:val="none"/>
          <w:lang w:val="en-US" w:eastAsia="zh-CN"/>
        </w:rPr>
      </w:r>
      <w:r>
        <w:rPr>
          <w:rFonts w:hint="eastAsia" w:ascii="仿宋_GB2312" w:hAnsi="宋体" w:eastAsia="仿宋_GB2312"/>
          <w:color w:val="000000"/>
          <w:sz w:val="30"/>
          <w:szCs w:val="30"/>
          <w:u w:val="none"/>
          <w:lang w:val="en-US" w:eastAsia="zh-CN"/>
        </w:rPr>
      </w:r>
      <w:r>
        <w:rPr>
          <w:rFonts w:hint="eastAsia" w:ascii="仿宋_GB2312" w:hAnsi="宋体" w:eastAsia="仿宋_GB2312"/>
          <w:color w:val="000000"/>
          <w:sz w:val="30"/>
          <w:szCs w:val="30"/>
          <w:u w:val="none"/>
          <w:lang w:val="en-US" w:eastAsia="zh-CN"/>
        </w:rPr>
      </w:r>
    </w:p>
    <w:p>
      <w:pPr>
        <w:pBdr/>
        <w:spacing w:line="360" w:lineRule="auto"/>
        <w:ind w:firstLine="300"/>
        <w:rPr>
          <w:rFonts w:hint="eastAsia" w:ascii="仿宋_GB2312" w:hAnsi="宋体" w:eastAsia="仿宋_GB2312"/>
          <w:color w:val="000000"/>
          <w:sz w:val="30"/>
          <w:szCs w:val="30"/>
          <w:u w:val="none"/>
          <w:lang w:val="en-US" w:eastAsia="zh-CN"/>
        </w:rPr>
      </w:pPr>
      <w:r>
        <w:rPr>
          <w:rFonts w:hint="eastAsia" w:ascii="仿宋_GB2312" w:hAnsi="宋体" w:eastAsia="仿宋_GB2312"/>
          <w:color w:val="000000"/>
          <w:sz w:val="30"/>
          <w:szCs w:val="30"/>
          <w:u w:val="none"/>
          <w:lang w:val="en-US" w:eastAsia="zh-CN"/>
        </w:rPr>
        <w:t xml:space="preserve">   </w:t>
      </w:r>
      <w:r>
        <w:rPr>
          <w:rFonts w:hint="eastAsia" w:ascii="仿宋_GB2312" w:hAnsi="宋体" w:eastAsia="仿宋_GB2312"/>
          <w:color w:val="000000"/>
          <w:sz w:val="30"/>
          <w:szCs w:val="30"/>
          <w:u w:val="none"/>
          <w:lang w:val="en-US" w:eastAsia="zh-CN"/>
        </w:rPr>
      </w:r>
      <w:r>
        <w:rPr>
          <w:rFonts w:hint="eastAsia" w:ascii="仿宋_GB2312" w:hAnsi="宋体" w:eastAsia="仿宋_GB2312"/>
          <w:color w:val="000000"/>
          <w:sz w:val="30"/>
          <w:szCs w:val="30"/>
          <w:u w:val="none"/>
          <w:lang w:val="en-US" w:eastAsia="zh-CN"/>
        </w:rPr>
      </w:r>
    </w:p>
    <w:p>
      <w:pPr>
        <w:pBdr/>
        <w:spacing w:line="360" w:lineRule="auto"/>
        <w:ind w:firstLine="240"/>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u w:val="single"/>
          <w:lang w:val="zh-CN" w:eastAsia="zh-CN" w:bidi="ar-SA"/>
        </w:rPr>
        <w:t xml:space="preserve">委托方（甲方）：泰安银行股份有限公司</w:t>
      </w:r>
      <w:r>
        <w:rPr>
          <w:rFonts w:hint="eastAsia" w:ascii="仿宋_GB2312" w:hAnsi="仿宋" w:eastAsia="仿宋_GB2312" w:cs="Times New Roman"/>
          <w:sz w:val="24"/>
          <w:szCs w:val="24"/>
          <w:lang w:val="zh-CN" w:eastAsia="zh-CN" w:bidi="ar-SA"/>
        </w:rPr>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法定代表人：谢强</w:t>
      </w:r>
      <w:r>
        <w:rPr>
          <w:rFonts w:hint="eastAsia" w:ascii="仿宋_GB2312" w:hAnsi="仿宋" w:eastAsia="仿宋_GB2312" w:cs="Times New Roman"/>
          <w:sz w:val="24"/>
          <w:szCs w:val="24"/>
          <w:lang w:val="zh-CN" w:eastAsia="zh-CN" w:bidi="ar-SA"/>
        </w:rPr>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住  所  地：泰安市长城路3号</w:t>
      </w:r>
      <w:r>
        <w:rPr>
          <w:rFonts w:hint="eastAsia" w:ascii="仿宋_GB2312" w:hAnsi="仿宋" w:eastAsia="仿宋_GB2312" w:cs="Times New Roman"/>
          <w:sz w:val="24"/>
          <w:szCs w:val="24"/>
          <w:lang w:val="zh-CN" w:eastAsia="zh-CN" w:bidi="ar-SA"/>
        </w:rPr>
      </w:r>
      <w:r>
        <w:rPr>
          <w:rFonts w:hint="eastAsia" w:ascii="仿宋_GB2312" w:hAnsi="仿宋" w:eastAsia="仿宋_GB2312" w:cs="Times New Roman"/>
          <w:sz w:val="24"/>
          <w:szCs w:val="24"/>
          <w:lang w:val="zh-CN" w:eastAsia="zh-CN" w:bidi="ar-SA"/>
        </w:rPr>
      </w:r>
    </w:p>
    <w:p>
      <w:pPr>
        <w:widowControl w:val="true"/>
        <w:pBdr/>
        <w:spacing w:line="360" w:lineRule="auto"/>
        <w:ind w:firstLine="465"/>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邮政编码：271000</w:t>
      </w:r>
      <w:r>
        <w:rPr>
          <w:rFonts w:hint="eastAsia" w:ascii="仿宋_GB2312" w:hAnsi="仿宋" w:eastAsia="仿宋_GB2312" w:cs="Times New Roman"/>
          <w:sz w:val="24"/>
          <w:szCs w:val="24"/>
          <w:lang w:val="zh-CN" w:eastAsia="zh-CN" w:bidi="ar-SA"/>
        </w:rPr>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项目联系人：孙天宇</w:t>
      </w:r>
      <w:r>
        <w:rPr>
          <w:rFonts w:hint="eastAsia" w:ascii="仿宋_GB2312" w:hAnsi="仿宋" w:eastAsia="仿宋_GB2312" w:cs="Times New Roman"/>
          <w:sz w:val="24"/>
          <w:szCs w:val="24"/>
          <w:lang w:val="zh-CN" w:eastAsia="zh-CN" w:bidi="ar-SA"/>
        </w:rPr>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联系方式：18653868120</w:t>
      </w:r>
      <w:r>
        <w:rPr>
          <w:rFonts w:hint="eastAsia" w:ascii="仿宋_GB2312" w:hAnsi="仿宋" w:eastAsia="仿宋_GB2312" w:cs="Times New Roman"/>
          <w:sz w:val="24"/>
          <w:szCs w:val="24"/>
          <w:lang w:val="zh-CN" w:eastAsia="zh-CN" w:bidi="ar-SA"/>
        </w:rPr>
      </w:r>
      <w:r>
        <w:rPr>
          <w:rFonts w:hint="eastAsia" w:ascii="仿宋_GB2312" w:hAnsi="仿宋" w:eastAsia="仿宋_GB2312" w:cs="Times New Roman"/>
          <w:sz w:val="24"/>
          <w:szCs w:val="24"/>
          <w:lang w:val="zh-CN" w:eastAsia="zh-CN" w:bidi="ar-SA"/>
        </w:rPr>
      </w:r>
    </w:p>
    <w:p>
      <w:pPr>
        <w:pBdr/>
        <w:tabs>
          <w:tab w:val="left" w:leader="none" w:pos="8100"/>
        </w:tabs>
        <w:spacing w:line="360" w:lineRule="auto"/>
        <w:ind w:hanging="720" w:left="900"/>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电子信箱：</w:t>
      </w:r>
      <w:r>
        <w:rPr>
          <w:rFonts w:hint="eastAsia" w:ascii="仿宋_GB2312" w:hAnsi="仿宋" w:eastAsia="仿宋_GB2312" w:cs="Times New Roman"/>
          <w:sz w:val="24"/>
          <w:szCs w:val="24"/>
          <w:lang w:val="zh-CN" w:eastAsia="zh-CN" w:bidi="ar-SA"/>
        </w:rPr>
        <w:fldChar w:fldCharType="begin"/>
      </w:r>
      <w:r>
        <w:rPr>
          <w:rFonts w:hint="eastAsia" w:ascii="仿宋_GB2312" w:hAnsi="仿宋" w:eastAsia="仿宋_GB2312" w:cs="Times New Roman"/>
          <w:sz w:val="24"/>
          <w:szCs w:val="24"/>
          <w:lang w:val="zh-CN" w:eastAsia="zh-CN" w:bidi="ar-SA"/>
        </w:rPr>
        <w:instrText xml:space="preserve"> HYPERLINK "mailto:suntianyu@taccb.com.cn" </w:instrText>
      </w:r>
      <w:r>
        <w:rPr>
          <w:rFonts w:hint="eastAsia" w:ascii="仿宋_GB2312" w:hAnsi="仿宋" w:eastAsia="仿宋_GB2312" w:cs="Times New Roman"/>
          <w:sz w:val="24"/>
          <w:szCs w:val="24"/>
          <w:lang w:val="zh-CN" w:eastAsia="zh-CN" w:bidi="ar-SA"/>
        </w:rPr>
        <w:fldChar w:fldCharType="separate"/>
      </w:r>
      <w:r>
        <w:rPr>
          <w:rFonts w:hint="eastAsia" w:ascii="仿宋_GB2312" w:hAnsi="仿宋" w:eastAsia="仿宋_GB2312" w:cs="Times New Roman"/>
          <w:sz w:val="24"/>
          <w:szCs w:val="24"/>
          <w:lang w:val="zh-CN" w:eastAsia="zh-CN" w:bidi="ar-SA"/>
        </w:rPr>
        <w:t xml:space="preserve">suntianyu@taccb.com.cn</w:t>
      </w:r>
      <w:r>
        <w:rPr>
          <w:rFonts w:hint="eastAsia" w:ascii="仿宋_GB2312" w:hAnsi="仿宋" w:eastAsia="仿宋_GB2312" w:cs="Times New Roman"/>
          <w:sz w:val="24"/>
          <w:szCs w:val="24"/>
          <w:lang w:val="zh-CN" w:eastAsia="zh-CN" w:bidi="ar-SA"/>
        </w:rPr>
        <w:fldChar w:fldCharType="end"/>
      </w:r>
      <w:r>
        <w:rPr>
          <w:rFonts w:hint="eastAsia" w:ascii="仿宋_GB2312" w:hAnsi="仿宋" w:eastAsia="仿宋_GB2312" w:cs="Times New Roman"/>
          <w:sz w:val="24"/>
          <w:szCs w:val="24"/>
          <w:lang w:val="zh-CN" w:eastAsia="zh-CN" w:bidi="ar-SA"/>
        </w:rPr>
      </w:r>
      <w:r>
        <w:rPr>
          <w:rFonts w:hint="eastAsia" w:ascii="仿宋_GB2312" w:hAnsi="仿宋" w:eastAsia="仿宋_GB2312" w:cs="Times New Roman"/>
          <w:sz w:val="24"/>
          <w:szCs w:val="24"/>
          <w:lang w:val="zh-CN" w:eastAsia="zh-CN" w:bidi="ar-SA"/>
        </w:rPr>
      </w:r>
    </w:p>
    <w:p>
      <w:pPr>
        <w:pBdr/>
        <w:spacing w:line="360" w:lineRule="auto"/>
        <w:ind/>
        <w:rPr>
          <w:rFonts w:ascii="仿宋_GB2312" w:hAnsi="宋体" w:eastAsia="仿宋_GB2312"/>
          <w:color w:val="000000"/>
          <w:sz w:val="30"/>
          <w:szCs w:val="30"/>
        </w:rPr>
      </w:pPr>
      <w:r>
        <w:rPr>
          <w:rFonts w:ascii="仿宋_GB2312" w:hAnsi="宋体" w:eastAsia="仿宋_GB2312"/>
          <w:color w:val="000000"/>
          <w:sz w:val="30"/>
          <w:szCs w:val="30"/>
        </w:rPr>
      </w:r>
      <w:r>
        <w:rPr>
          <w:rFonts w:ascii="仿宋_GB2312" w:hAnsi="宋体" w:eastAsia="仿宋_GB2312"/>
          <w:color w:val="000000"/>
          <w:sz w:val="30"/>
          <w:szCs w:val="30"/>
        </w:rPr>
      </w:r>
      <w:r>
        <w:rPr>
          <w:rFonts w:ascii="仿宋_GB2312" w:hAnsi="宋体" w:eastAsia="仿宋_GB2312"/>
          <w:color w:val="000000"/>
          <w:sz w:val="30"/>
          <w:szCs w:val="30"/>
        </w:rPr>
      </w:r>
    </w:p>
    <w:p>
      <w:pPr>
        <w:pBdr/>
        <w:spacing w:line="360" w:lineRule="auto"/>
        <w:ind/>
        <w:rPr>
          <w:rFonts w:ascii="仿宋_GB2312" w:hAnsi="宋体" w:eastAsia="仿宋_GB2312"/>
          <w:color w:val="000000"/>
          <w:sz w:val="30"/>
          <w:szCs w:val="30"/>
        </w:rPr>
      </w:pPr>
      <w:r>
        <w:rPr>
          <w:rFonts w:ascii="仿宋_GB2312" w:hAnsi="宋体" w:eastAsia="仿宋_GB2312"/>
          <w:color w:val="000000"/>
          <w:sz w:val="30"/>
          <w:szCs w:val="30"/>
        </w:rPr>
      </w:r>
      <w:r>
        <w:rPr>
          <w:rFonts w:ascii="仿宋_GB2312" w:hAnsi="宋体" w:eastAsia="仿宋_GB2312"/>
          <w:color w:val="000000"/>
          <w:sz w:val="30"/>
          <w:szCs w:val="30"/>
        </w:rPr>
      </w:r>
      <w:r>
        <w:rPr>
          <w:rFonts w:ascii="仿宋_GB2312" w:hAnsi="宋体" w:eastAsia="仿宋_GB2312"/>
          <w:color w:val="000000"/>
          <w:sz w:val="30"/>
          <w:szCs w:val="30"/>
        </w:rPr>
      </w:r>
    </w:p>
    <w:p>
      <w:pPr>
        <w:pBdr/>
        <w:spacing w:line="360" w:lineRule="auto"/>
        <w:ind/>
        <w:rPr>
          <w:rFonts w:ascii="仿宋_GB2312" w:hAnsi="宋体" w:eastAsia="仿宋_GB2312"/>
          <w:color w:val="000000"/>
          <w:sz w:val="30"/>
          <w:szCs w:val="30"/>
        </w:rPr>
      </w:pPr>
      <w:r>
        <w:rPr>
          <w:rFonts w:ascii="仿宋_GB2312" w:hAnsi="宋体" w:eastAsia="仿宋_GB2312"/>
          <w:color w:val="000000"/>
          <w:sz w:val="30"/>
          <w:szCs w:val="30"/>
        </w:rPr>
      </w:r>
      <w:r>
        <w:rPr>
          <w:rFonts w:ascii="仿宋_GB2312" w:hAnsi="宋体" w:eastAsia="仿宋_GB2312"/>
          <w:color w:val="000000"/>
          <w:sz w:val="30"/>
          <w:szCs w:val="30"/>
        </w:rPr>
      </w:r>
      <w:r>
        <w:rPr>
          <w:rFonts w:ascii="仿宋_GB2312" w:hAnsi="宋体" w:eastAsia="仿宋_GB2312"/>
          <w:color w:val="000000"/>
          <w:sz w:val="30"/>
          <w:szCs w:val="30"/>
        </w:rPr>
      </w:r>
    </w:p>
    <w:p>
      <w:pPr>
        <w:pBdr/>
        <w:spacing w:line="360" w:lineRule="auto"/>
        <w:ind w:firstLine="720"/>
        <w:rPr>
          <w:rFonts w:hint="eastAsia" w:ascii="仿宋_GB2312" w:hAnsi="仿宋" w:eastAsia="仿宋_GB2312" w:cs="Times New Roman"/>
          <w:sz w:val="24"/>
          <w:szCs w:val="24"/>
          <w:u w:val="single"/>
          <w:lang w:val="zh-CN" w:eastAsia="zh-CN" w:bidi="ar-SA"/>
        </w:rPr>
      </w:pPr>
      <w:r>
        <w:rPr>
          <w:rFonts w:hint="eastAsia" w:ascii="仿宋_GB2312" w:hAnsi="仿宋" w:eastAsia="仿宋_GB2312" w:cs="Times New Roman"/>
          <w:sz w:val="24"/>
          <w:szCs w:val="24"/>
          <w:u w:val="single"/>
          <w:lang w:val="zh-CN" w:eastAsia="zh-CN" w:bidi="ar-SA"/>
        </w:rPr>
      </w:r>
      <w:r>
        <w:rPr>
          <w:rFonts w:hint="eastAsia" w:ascii="仿宋_GB2312" w:hAnsi="仿宋" w:eastAsia="仿宋_GB2312" w:cs="Times New Roman"/>
          <w:sz w:val="24"/>
          <w:szCs w:val="24"/>
          <w:u w:val="single"/>
          <w:lang w:val="zh-CN" w:eastAsia="zh-CN" w:bidi="ar-SA"/>
        </w:rPr>
      </w:r>
      <w:r>
        <w:rPr>
          <w:rFonts w:hint="eastAsia" w:ascii="仿宋_GB2312" w:hAnsi="仿宋" w:eastAsia="仿宋_GB2312" w:cs="Times New Roman"/>
          <w:sz w:val="24"/>
          <w:szCs w:val="24"/>
          <w:u w:val="single"/>
          <w:lang w:val="zh-CN" w:eastAsia="zh-CN" w:bidi="ar-SA"/>
        </w:rPr>
      </w:r>
    </w:p>
    <w:p>
      <w:pPr>
        <w:pBdr/>
        <w:spacing w:line="360" w:lineRule="auto"/>
        <w:ind/>
        <w:rPr>
          <w:rFonts w:hint="eastAsia" w:ascii="仿宋_GB2312" w:hAnsi="仿宋" w:eastAsia="仿宋_GB2312" w:cs="Times New Roman"/>
          <w:sz w:val="24"/>
          <w:szCs w:val="24"/>
          <w:u w:val="single"/>
          <w:lang w:val="zh-CN" w:eastAsia="zh-CN" w:bidi="ar-SA"/>
        </w:rPr>
      </w:pPr>
      <w:r>
        <w:rPr>
          <w:rFonts w:hint="eastAsia" w:ascii="仿宋_GB2312" w:hAnsi="仿宋" w:eastAsia="仿宋_GB2312" w:cs="Times New Roman"/>
          <w:sz w:val="24"/>
          <w:szCs w:val="24"/>
          <w:u w:val="single"/>
          <w:lang w:val="zh-CN" w:eastAsia="zh-CN" w:bidi="ar-SA"/>
        </w:rPr>
        <w:t xml:space="preserve">受托方（乙方）：中电信数智科技有限公司山东分公司</w:t>
      </w:r>
      <w:r>
        <w:rPr>
          <w:rFonts w:hint="eastAsia" w:ascii="仿宋_GB2312" w:hAnsi="仿宋" w:eastAsia="仿宋_GB2312" w:cs="Times New Roman"/>
          <w:sz w:val="24"/>
          <w:szCs w:val="24"/>
          <w:u w:val="single"/>
          <w:lang w:val="zh-CN" w:eastAsia="zh-CN" w:bidi="ar-SA"/>
        </w:rPr>
      </w:r>
      <w:r>
        <w:rPr>
          <w:rFonts w:hint="eastAsia" w:ascii="仿宋_GB2312" w:hAnsi="仿宋" w:eastAsia="仿宋_GB2312" w:cs="Times New Roman"/>
          <w:sz w:val="24"/>
          <w:szCs w:val="24"/>
          <w:u w:val="single"/>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法定代表人：</w:t>
      </w:r>
      <w:r>
        <w:rPr>
          <w:rFonts w:hint="eastAsia" w:ascii="仿宋_GB2312" w:hAnsi="仿宋" w:eastAsia="仿宋_GB2312" w:cs="Times New Roman"/>
          <w:sz w:val="24"/>
          <w:szCs w:val="24"/>
          <w:lang w:val="en-US" w:eastAsia="zh-CN" w:bidi="ar-SA"/>
        </w:rPr>
        <w:t xml:space="preserve">郎明</w:t>
      </w:r>
      <w:r>
        <w:rPr>
          <w:rFonts w:hint="eastAsia" w:ascii="仿宋_GB2312" w:hAnsi="仿宋" w:eastAsia="仿宋_GB2312" w:cs="Times New Roman"/>
          <w:sz w:val="24"/>
          <w:szCs w:val="24"/>
          <w:lang w:val="zh-CN" w:eastAsia="zh-CN" w:bidi="ar-SA"/>
        </w:rPr>
        <w:t xml:space="preserve"> </w:t>
      </w:r>
      <w:r>
        <w:rPr>
          <w:rFonts w:hint="eastAsia" w:ascii="仿宋_GB2312" w:hAnsi="仿宋" w:eastAsia="仿宋_GB2312" w:cs="Times New Roman"/>
          <w:sz w:val="24"/>
          <w:szCs w:val="24"/>
          <w:lang w:val="zh-CN" w:eastAsia="zh-CN" w:bidi="ar-SA"/>
        </w:rPr>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住所地：济南市高新区舜华路1999号</w:t>
      </w:r>
      <w:r>
        <w:rPr>
          <w:rFonts w:hint="eastAsia" w:ascii="仿宋_GB2312" w:hAnsi="仿宋" w:eastAsia="仿宋_GB2312" w:cs="Times New Roman"/>
          <w:sz w:val="24"/>
          <w:szCs w:val="24"/>
          <w:lang w:val="zh-CN" w:eastAsia="zh-CN" w:bidi="ar-SA"/>
        </w:rPr>
      </w:r>
      <w:r>
        <w:rPr>
          <w:rFonts w:hint="eastAsia" w:ascii="仿宋_GB2312" w:hAnsi="仿宋" w:eastAsia="仿宋_GB2312" w:cs="Times New Roman"/>
          <w:sz w:val="24"/>
          <w:szCs w:val="24"/>
          <w:lang w:val="zh-CN" w:eastAsia="zh-CN" w:bidi="ar-SA"/>
        </w:rPr>
      </w:r>
    </w:p>
    <w:p>
      <w:pPr>
        <w:pBdr/>
        <w:spacing w:line="360" w:lineRule="auto"/>
        <w:ind/>
        <w:rPr>
          <w:rFonts w:hint="default" w:ascii="仿宋_GB2312" w:hAnsi="仿宋" w:eastAsia="仿宋_GB2312" w:cs="Times New Roman"/>
          <w:sz w:val="24"/>
          <w:szCs w:val="24"/>
          <w:lang w:val="en-US" w:eastAsia="zh-CN" w:bidi="ar-SA"/>
        </w:rPr>
      </w:pPr>
      <w:r>
        <w:rPr>
          <w:rFonts w:hint="eastAsia" w:ascii="仿宋_GB2312" w:hAnsi="仿宋" w:eastAsia="仿宋_GB2312" w:cs="Times New Roman"/>
          <w:sz w:val="24"/>
          <w:szCs w:val="24"/>
          <w:lang w:val="zh-CN" w:eastAsia="zh-CN" w:bidi="ar-SA"/>
        </w:rPr>
        <w:t xml:space="preserve">   </w:t>
      </w:r>
      <w:r>
        <w:rPr>
          <w:rFonts w:hint="eastAsia" w:ascii="仿宋_GB2312" w:hAnsi="仿宋" w:eastAsia="仿宋_GB2312" w:cs="Times New Roman"/>
          <w:sz w:val="24"/>
          <w:szCs w:val="24"/>
          <w:lang w:val="en-US" w:eastAsia="zh-CN" w:bidi="ar-SA"/>
        </w:rPr>
        <w:t xml:space="preserve">   </w:t>
      </w:r>
      <w:r>
        <w:rPr>
          <w:rFonts w:hint="eastAsia" w:ascii="仿宋_GB2312" w:hAnsi="仿宋" w:eastAsia="仿宋_GB2312" w:cs="Times New Roman"/>
          <w:sz w:val="24"/>
          <w:szCs w:val="24"/>
          <w:lang w:val="zh-CN" w:eastAsia="zh-CN" w:bidi="ar-SA"/>
        </w:rPr>
        <w:t xml:space="preserve">邮政编码：</w:t>
      </w:r>
      <w:r>
        <w:rPr>
          <w:rFonts w:hint="eastAsia" w:ascii="仿宋_GB2312" w:hAnsi="仿宋" w:eastAsia="仿宋_GB2312" w:cs="Times New Roman"/>
          <w:sz w:val="24"/>
          <w:szCs w:val="24"/>
          <w:lang w:val="en-US" w:eastAsia="zh-CN" w:bidi="ar-SA"/>
        </w:rPr>
        <w:t xml:space="preserve">250000</w:t>
      </w:r>
      <w:r>
        <w:rPr>
          <w:rFonts w:hint="default" w:ascii="仿宋_GB2312" w:hAnsi="仿宋" w:eastAsia="仿宋_GB2312" w:cs="Times New Roman"/>
          <w:sz w:val="24"/>
          <w:szCs w:val="24"/>
          <w:lang w:val="en-US" w:eastAsia="zh-CN" w:bidi="ar-SA"/>
        </w:rPr>
      </w:r>
      <w:r>
        <w:rPr>
          <w:rFonts w:hint="default" w:ascii="仿宋_GB2312" w:hAnsi="仿宋" w:eastAsia="仿宋_GB2312" w:cs="Times New Roman"/>
          <w:sz w:val="24"/>
          <w:szCs w:val="24"/>
          <w:lang w:val="en-US" w:eastAsia="zh-CN" w:bidi="ar-SA"/>
        </w:rPr>
      </w:r>
    </w:p>
    <w:p>
      <w:pPr>
        <w:pBdr/>
        <w:spacing w:line="360" w:lineRule="auto"/>
        <w:ind w:firstLine="720"/>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项目联系人：</w:t>
      </w:r>
      <w:r>
        <w:rPr>
          <w:rFonts w:hint="eastAsia" w:ascii="仿宋_GB2312" w:hAnsi="仿宋" w:eastAsia="仿宋_GB2312" w:cs="Times New Roman"/>
          <w:sz w:val="24"/>
          <w:szCs w:val="24"/>
          <w:lang w:val="en-US" w:eastAsia="zh-CN" w:bidi="ar-SA"/>
        </w:rPr>
        <w:t xml:space="preserve">郝宏</w:t>
      </w:r>
      <w:r>
        <w:rPr>
          <w:rFonts w:hint="eastAsia" w:ascii="仿宋_GB2312" w:hAnsi="仿宋" w:eastAsia="仿宋_GB2312" w:cs="Times New Roman"/>
          <w:sz w:val="24"/>
          <w:szCs w:val="24"/>
          <w:lang w:val="zh-CN" w:eastAsia="zh-CN" w:bidi="ar-SA"/>
        </w:rPr>
        <w:t xml:space="preserve"> </w:t>
      </w:r>
      <w:r>
        <w:rPr>
          <w:rFonts w:hint="eastAsia" w:ascii="仿宋_GB2312" w:hAnsi="仿宋" w:eastAsia="仿宋_GB2312" w:cs="Times New Roman"/>
          <w:sz w:val="24"/>
          <w:szCs w:val="24"/>
          <w:lang w:val="zh-CN" w:eastAsia="zh-CN" w:bidi="ar-SA"/>
        </w:rPr>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联系方式：13355311268</w:t>
      </w:r>
      <w:r>
        <w:rPr>
          <w:rFonts w:hint="eastAsia" w:ascii="仿宋_GB2312" w:hAnsi="仿宋" w:eastAsia="仿宋_GB2312" w:cs="Times New Roman"/>
          <w:sz w:val="24"/>
          <w:szCs w:val="24"/>
          <w:lang w:val="zh-CN" w:eastAsia="zh-CN" w:bidi="ar-SA"/>
        </w:rPr>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电子信箱：haohong.sd@chinatelecom.cn</w:t>
      </w:r>
      <w:r>
        <w:rPr>
          <w:rFonts w:hint="eastAsia" w:ascii="仿宋_GB2312" w:hAnsi="仿宋" w:eastAsia="仿宋_GB2312" w:cs="Times New Roman"/>
          <w:sz w:val="24"/>
          <w:szCs w:val="24"/>
          <w:lang w:val="zh-CN" w:eastAsia="zh-CN" w:bidi="ar-SA"/>
        </w:rPr>
      </w:r>
      <w:r>
        <w:rPr>
          <w:rFonts w:hint="eastAsia" w:ascii="仿宋_GB2312" w:hAnsi="仿宋" w:eastAsia="仿宋_GB2312" w:cs="Times New Roman"/>
          <w:sz w:val="24"/>
          <w:szCs w:val="24"/>
          <w:lang w:val="zh-CN" w:eastAsia="zh-CN" w:bidi="ar-SA"/>
        </w:rPr>
      </w:r>
    </w:p>
    <w:p>
      <w:pPr>
        <w:pBdr/>
        <w:spacing w:line="360" w:lineRule="auto"/>
        <w:ind w:firstLine="720"/>
        <w:rPr>
          <w:rFonts w:ascii="仿宋_GB2312" w:hAnsi="宋体" w:eastAsia="仿宋_GB2312"/>
          <w:color w:val="000000"/>
          <w:sz w:val="30"/>
          <w:szCs w:val="30"/>
        </w:rPr>
      </w:pPr>
      <w:r>
        <w:rPr>
          <w:rFonts w:hint="eastAsia" w:ascii="仿宋_GB2312" w:hAnsi="仿宋" w:eastAsia="仿宋_GB2312" w:cs="Times New Roman"/>
          <w:sz w:val="24"/>
          <w:szCs w:val="24"/>
          <w:lang w:val="zh-CN" w:eastAsia="zh-CN" w:bidi="ar-SA"/>
        </w:rPr>
        <w:t xml:space="preserve">通讯地址：济南市高新区舜华路1999号</w:t>
      </w:r>
      <w:r>
        <w:rPr>
          <w:rFonts w:ascii="仿宋_GB2312" w:hAnsi="宋体" w:eastAsia="仿宋_GB2312"/>
          <w:color w:val="000000"/>
          <w:sz w:val="30"/>
          <w:szCs w:val="30"/>
        </w:rPr>
      </w:r>
      <w:r>
        <w:rPr>
          <w:rFonts w:ascii="仿宋_GB2312" w:hAnsi="宋体" w:eastAsia="仿宋_GB2312"/>
          <w:color w:val="000000"/>
          <w:sz w:val="30"/>
          <w:szCs w:val="30"/>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u w:val="single"/>
        </w:rPr>
      </w:pPr>
      <w:r>
        <w:rPr>
          <w:rFonts w:hint="eastAsia" w:ascii="仿宋_GB2312" w:hAnsi="宋体" w:eastAsia="仿宋_GB2312"/>
          <w:color w:val="000000"/>
          <w:sz w:val="30"/>
          <w:szCs w:val="30"/>
        </w:rPr>
        <w:br w:type="page" w:clear="all"/>
      </w:r>
      <w:r>
        <w:rPr>
          <w:rFonts w:hint="eastAsia" w:ascii="仿宋_GB2312" w:hAnsi="宋体" w:eastAsia="仿宋_GB2312"/>
          <w:color w:val="000000"/>
          <w:sz w:val="30"/>
          <w:szCs w:val="30"/>
          <w:lang w:val="en-US" w:eastAsia="zh-CN"/>
        </w:rPr>
        <w:t xml:space="preserve">  </w:t>
      </w:r>
      <w:r>
        <w:rPr>
          <w:rFonts w:hint="eastAsia" w:ascii="仿宋" w:hAnsi="仿宋" w:eastAsia="仿宋" w:cs="仿宋"/>
          <w:color w:val="000000"/>
          <w:sz w:val="24"/>
          <w:szCs w:val="24"/>
        </w:rPr>
        <w:t xml:space="preserve">本合同甲方委托乙方研究开发项目，并支付研究开发经费和报酬,乙方接受委托并进行此项研究开发工作。双方经过平等协商，在真实、充分地表达各自意愿的基础上，根据《中华人民共和国民法典》的规定，达成如下协议，并由双方共同恪守。</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
          <w:bCs w:val="0"/>
          <w:color w:val="000000"/>
          <w:sz w:val="24"/>
          <w:szCs w:val="24"/>
        </w:rPr>
      </w:pPr>
      <w:r>
        <w:rPr>
          <w:rFonts w:hint="eastAsia" w:ascii="仿宋" w:hAnsi="仿宋" w:eastAsia="仿宋" w:cs="仿宋"/>
          <w:b/>
          <w:bCs w:val="0"/>
          <w:color w:val="000000"/>
          <w:sz w:val="24"/>
          <w:szCs w:val="24"/>
          <w:lang w:val="en-US" w:eastAsia="zh-CN"/>
        </w:rPr>
        <w:t xml:space="preserve">第一条 </w:t>
      </w:r>
      <w:r>
        <w:rPr>
          <w:rFonts w:hint="eastAsia" w:ascii="仿宋" w:hAnsi="仿宋" w:eastAsia="仿宋" w:cs="仿宋"/>
          <w:b/>
          <w:bCs w:val="0"/>
          <w:color w:val="000000"/>
          <w:sz w:val="24"/>
          <w:szCs w:val="24"/>
        </w:rPr>
        <w:t xml:space="preserve">外包服务类型、方式和要求</w:t>
      </w:r>
      <w:r>
        <w:rPr>
          <w:rFonts w:hint="eastAsia" w:ascii="仿宋" w:hAnsi="仿宋" w:eastAsia="仿宋" w:cs="仿宋"/>
          <w:b/>
          <w:bCs w:val="0"/>
          <w:color w:val="000000"/>
          <w:sz w:val="24"/>
          <w:szCs w:val="24"/>
        </w:rPr>
      </w:r>
      <w:r>
        <w:rPr>
          <w:rFonts w:hint="eastAsia" w:ascii="仿宋" w:hAnsi="仿宋" w:eastAsia="仿宋" w:cs="仿宋"/>
          <w:b/>
          <w:bCs w:val="0"/>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1、本合同的外包服务类型（必选，其中第①-⑨项为重要外包，第⑩项为一般外包）：</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① </w:t>
      </w:r>
      <w:r>
        <w:rPr>
          <w:rFonts w:hint="eastAsia" w:ascii="仿宋" w:hAnsi="仿宋" w:eastAsia="仿宋" w:cs="仿宋"/>
          <w:b/>
          <w:color w:val="000000"/>
          <w:sz w:val="24"/>
          <w:szCs w:val="24"/>
        </w:rPr>
        <w:t xml:space="preserve">信息科技工作整体外包，仅保留必要的管理团队和核心职能；</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 ② </w:t>
      </w:r>
      <w:r>
        <w:rPr>
          <w:rFonts w:hint="eastAsia" w:ascii="仿宋" w:hAnsi="仿宋" w:eastAsia="仿宋" w:cs="仿宋"/>
          <w:b/>
          <w:color w:val="000000"/>
          <w:sz w:val="24"/>
          <w:szCs w:val="24"/>
        </w:rPr>
        <w:t xml:space="preserve">数据中心（机房）整体外包；</w:t>
      </w:r>
      <w:r>
        <w:rPr>
          <w:rFonts w:hint="eastAsia" w:ascii="仿宋" w:hAnsi="仿宋" w:eastAsia="仿宋" w:cs="仿宋"/>
          <w:b/>
          <w:color w:val="000000"/>
          <w:sz w:val="24"/>
          <w:szCs w:val="24"/>
        </w:rPr>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③ </w:t>
      </w:r>
      <w:r>
        <w:rPr>
          <w:rFonts w:hint="eastAsia" w:ascii="仿宋" w:hAnsi="仿宋" w:eastAsia="仿宋" w:cs="仿宋"/>
          <w:b/>
          <w:color w:val="000000"/>
          <w:sz w:val="24"/>
          <w:szCs w:val="24"/>
        </w:rPr>
        <w:t xml:space="preserve">涉及基础设施和信息系统整体架构发生重大变化的外包；</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④ </w:t>
      </w:r>
      <w:r>
        <w:rPr>
          <w:rFonts w:hint="eastAsia" w:ascii="仿宋" w:hAnsi="仿宋" w:eastAsia="仿宋" w:cs="仿宋"/>
          <w:b/>
          <w:color w:val="000000"/>
          <w:sz w:val="24"/>
          <w:szCs w:val="24"/>
        </w:rPr>
        <w:t xml:space="preserve">核心业务系统开发测试和运行维护的整体外包；</w:t>
      </w:r>
      <w:r>
        <w:rPr>
          <w:rFonts w:hint="eastAsia" w:ascii="仿宋" w:hAnsi="仿宋" w:eastAsia="仿宋" w:cs="仿宋"/>
          <w:b/>
          <w:color w:val="000000"/>
          <w:sz w:val="24"/>
          <w:szCs w:val="24"/>
        </w:rPr>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⑤ </w:t>
      </w:r>
      <w:r>
        <w:rPr>
          <w:rFonts w:hint="eastAsia" w:ascii="仿宋" w:hAnsi="仿宋" w:eastAsia="仿宋" w:cs="仿宋"/>
          <w:b/>
          <w:color w:val="000000"/>
          <w:sz w:val="24"/>
          <w:szCs w:val="24"/>
        </w:rPr>
        <w:t xml:space="preserve">信息科技战略规划（含中长期规划）咨询外包；</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⑥</w:t>
      </w:r>
      <w:r>
        <w:rPr>
          <w:rFonts w:hint="eastAsia" w:ascii="仿宋" w:hAnsi="仿宋" w:eastAsia="仿宋" w:cs="仿宋"/>
          <w:b/>
          <w:color w:val="000000"/>
          <w:sz w:val="24"/>
          <w:szCs w:val="24"/>
        </w:rPr>
        <w:t xml:space="preserve"> 安全运营的整体外包；</w:t>
      </w:r>
      <w:r>
        <w:rPr>
          <w:rFonts w:hint="eastAsia" w:ascii="仿宋" w:hAnsi="仿宋" w:eastAsia="仿宋" w:cs="仿宋"/>
          <w:b/>
          <w:color w:val="000000"/>
          <w:sz w:val="24"/>
          <w:szCs w:val="24"/>
        </w:rPr>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⑦</w:t>
      </w:r>
      <w:r>
        <w:rPr>
          <w:rFonts w:hint="eastAsia" w:ascii="仿宋" w:hAnsi="仿宋" w:eastAsia="仿宋" w:cs="仿宋"/>
          <w:b/>
          <w:color w:val="000000"/>
          <w:sz w:val="24"/>
          <w:szCs w:val="24"/>
        </w:rPr>
        <w:t xml:space="preserve"> 涉及集中存储或处理银行机构重要数据和客户个人敏感信息的外包；</w:t>
      </w:r>
      <w:r>
        <w:rPr>
          <w:rFonts w:hint="eastAsia" w:ascii="仿宋" w:hAnsi="仿宋" w:eastAsia="仿宋" w:cs="仿宋"/>
          <w:b/>
          <w:color w:val="000000"/>
          <w:sz w:val="24"/>
          <w:szCs w:val="24"/>
        </w:rPr>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⑧</w:t>
      </w:r>
      <w:r>
        <w:rPr>
          <w:rFonts w:hint="eastAsia" w:ascii="仿宋" w:hAnsi="仿宋" w:eastAsia="仿宋" w:cs="仿宋"/>
          <w:b/>
          <w:color w:val="000000"/>
          <w:sz w:val="24"/>
          <w:szCs w:val="24"/>
        </w:rPr>
        <w:t xml:space="preserve"> 直接影响实时服务、影响账务准确性的重要信息系统外包；</w:t>
      </w:r>
      <w:r>
        <w:rPr>
          <w:rFonts w:hint="eastAsia" w:ascii="仿宋" w:hAnsi="仿宋" w:eastAsia="仿宋" w:cs="仿宋"/>
          <w:b/>
          <w:color w:val="000000"/>
          <w:sz w:val="24"/>
          <w:szCs w:val="24"/>
        </w:rPr>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⑨</w:t>
      </w:r>
      <w:r>
        <w:rPr>
          <w:rFonts w:hint="eastAsia" w:ascii="仿宋" w:hAnsi="仿宋" w:eastAsia="仿宋" w:cs="仿宋"/>
          <w:b/>
          <w:color w:val="000000"/>
          <w:sz w:val="24"/>
          <w:szCs w:val="24"/>
        </w:rPr>
        <w:t xml:space="preserve"> 其它对机构业务运营具有重要影响的外包；</w:t>
      </w:r>
      <w:r>
        <w:rPr>
          <w:rFonts w:hint="eastAsia" w:ascii="仿宋" w:hAnsi="仿宋" w:eastAsia="仿宋" w:cs="仿宋"/>
          <w:b/>
          <w:color w:val="000000"/>
          <w:sz w:val="24"/>
          <w:szCs w:val="24"/>
        </w:rPr>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⑩ </w:t>
      </w:r>
      <w:r>
        <w:rPr>
          <w:rFonts w:hint="eastAsia" w:ascii="仿宋" w:hAnsi="仿宋" w:eastAsia="仿宋" w:cs="仿宋"/>
          <w:b/>
          <w:color w:val="000000"/>
          <w:sz w:val="24"/>
          <w:szCs w:val="24"/>
        </w:rPr>
        <w:t xml:space="preserve">除上述所有外包服务类型之外的一般外包。</w:t>
      </w:r>
      <w:r>
        <w:rPr>
          <w:rFonts w:hint="eastAsia" w:ascii="仿宋" w:hAnsi="仿宋" w:eastAsia="仿宋" w:cs="仿宋"/>
          <w:b/>
          <w:color w:val="000000"/>
          <w:sz w:val="24"/>
          <w:szCs w:val="24"/>
        </w:rPr>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2、本合同的外包服务方式（从以下列四个选项中分别选取与实际外包活动相适应的服务方式）：</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b/>
          <w:color w:val="000000"/>
          <w:sz w:val="24"/>
          <w:szCs w:val="24"/>
        </w:rPr>
        <w:t xml:space="preserve">是否为非驻场外包</w:t>
      </w: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是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否</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i/>
          <w:color w:val="000000"/>
          <w:sz w:val="24"/>
          <w:szCs w:val="24"/>
        </w:rPr>
      </w:pPr>
      <w:r>
        <w:rPr>
          <w:rFonts w:hint="eastAsia" w:ascii="仿宋" w:hAnsi="仿宋" w:eastAsia="仿宋" w:cs="仿宋"/>
          <w:i/>
          <w:color w:val="000000"/>
          <w:sz w:val="24"/>
          <w:szCs w:val="24"/>
          <w:lang w:bidi="en-US"/>
        </w:rPr>
        <w:t xml:space="preserve">（非驻场外包：服务提供商不在我行场所提供服务的外包形式）</w:t>
      </w:r>
      <w:r>
        <w:rPr>
          <w:rFonts w:hint="eastAsia" w:ascii="仿宋" w:hAnsi="仿宋" w:eastAsia="仿宋" w:cs="仿宋"/>
          <w:i/>
          <w:color w:val="000000"/>
          <w:sz w:val="24"/>
          <w:szCs w:val="24"/>
        </w:rPr>
      </w:r>
      <w:r>
        <w:rPr>
          <w:rFonts w:hint="eastAsia" w:ascii="仿宋" w:hAnsi="仿宋" w:eastAsia="仿宋" w:cs="仿宋"/>
          <w:i/>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b/>
          <w:color w:val="000000"/>
          <w:sz w:val="24"/>
          <w:szCs w:val="24"/>
        </w:rPr>
        <w:t xml:space="preserve">是否跨境外包：</w:t>
      </w:r>
      <w:r>
        <w:rPr>
          <w:rFonts w:hint="eastAsia" w:ascii="仿宋" w:hAnsi="仿宋" w:eastAsia="仿宋" w:cs="仿宋"/>
          <w:color w:val="000000"/>
          <w:sz w:val="24"/>
          <w:szCs w:val="24"/>
        </w:rPr>
        <w:t xml:space="preserve">       □ 是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否</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i/>
          <w:color w:val="000000"/>
          <w:sz w:val="24"/>
          <w:szCs w:val="24"/>
        </w:rPr>
      </w:pPr>
      <w:r>
        <w:rPr>
          <w:rFonts w:hint="eastAsia" w:ascii="仿宋" w:hAnsi="仿宋" w:eastAsia="仿宋" w:cs="仿宋"/>
          <w:i/>
          <w:color w:val="000000"/>
          <w:sz w:val="24"/>
          <w:szCs w:val="24"/>
          <w:lang w:bidi="en-US"/>
        </w:rPr>
        <w:t xml:space="preserve">（跨境外包：服务提供商注册地或服务实施地点在境外其他国家或地区的信息科技外包服务行为）</w:t>
      </w:r>
      <w:r>
        <w:rPr>
          <w:rFonts w:hint="eastAsia" w:ascii="仿宋" w:hAnsi="仿宋" w:eastAsia="仿宋" w:cs="仿宋"/>
          <w:i/>
          <w:color w:val="000000"/>
          <w:sz w:val="24"/>
          <w:szCs w:val="24"/>
        </w:rPr>
      </w:r>
      <w:r>
        <w:rPr>
          <w:rFonts w:hint="eastAsia" w:ascii="仿宋" w:hAnsi="仿宋" w:eastAsia="仿宋" w:cs="仿宋"/>
          <w:i/>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b/>
          <w:color w:val="000000"/>
          <w:sz w:val="24"/>
          <w:szCs w:val="24"/>
        </w:rPr>
        <w:t xml:space="preserve">是否关联外包：</w:t>
      </w:r>
      <w:r>
        <w:rPr>
          <w:rFonts w:hint="eastAsia" w:ascii="仿宋" w:hAnsi="仿宋" w:eastAsia="仿宋" w:cs="仿宋"/>
          <w:color w:val="000000"/>
          <w:sz w:val="24"/>
          <w:szCs w:val="24"/>
        </w:rPr>
        <w:t xml:space="preserve">    □ 是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否</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i/>
          <w:color w:val="000000"/>
          <w:sz w:val="24"/>
          <w:szCs w:val="24"/>
        </w:rPr>
      </w:pPr>
      <w:r>
        <w:rPr>
          <w:rFonts w:hint="eastAsia" w:ascii="仿宋" w:hAnsi="仿宋" w:eastAsia="仿宋" w:cs="仿宋"/>
          <w:i/>
          <w:color w:val="000000"/>
          <w:sz w:val="24"/>
          <w:szCs w:val="24"/>
          <w:lang w:bidi="en-US"/>
        </w:rPr>
        <w:t xml:space="preserve">（关联外包：外包服务提供商为我行的母公司或其所属集团子公司、关联公司或附属机构）</w:t>
      </w:r>
      <w:r>
        <w:rPr>
          <w:rFonts w:hint="eastAsia" w:ascii="仿宋" w:hAnsi="仿宋" w:eastAsia="仿宋" w:cs="仿宋"/>
          <w:i/>
          <w:color w:val="000000"/>
          <w:sz w:val="24"/>
          <w:szCs w:val="24"/>
        </w:rPr>
      </w:r>
      <w:r>
        <w:rPr>
          <w:rFonts w:hint="eastAsia" w:ascii="仿宋" w:hAnsi="仿宋" w:eastAsia="仿宋" w:cs="仿宋"/>
          <w:i/>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b/>
          <w:color w:val="000000"/>
          <w:sz w:val="24"/>
          <w:szCs w:val="24"/>
        </w:rPr>
        <w:t xml:space="preserve">是否同业外包</w:t>
      </w:r>
      <w:r>
        <w:rPr>
          <w:rFonts w:hint="eastAsia" w:ascii="仿宋" w:hAnsi="仿宋" w:eastAsia="仿宋" w:cs="仿宋"/>
          <w:color w:val="000000"/>
          <w:sz w:val="24"/>
          <w:szCs w:val="24"/>
        </w:rPr>
        <w:t xml:space="preserve">：    □ 是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否</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i/>
          <w:color w:val="000000"/>
          <w:sz w:val="24"/>
          <w:szCs w:val="24"/>
        </w:rPr>
      </w:pPr>
      <w:r>
        <w:rPr>
          <w:rFonts w:hint="eastAsia" w:ascii="仿宋" w:hAnsi="仿宋" w:eastAsia="仿宋" w:cs="仿宋"/>
          <w:i/>
          <w:color w:val="000000"/>
          <w:sz w:val="24"/>
          <w:szCs w:val="24"/>
          <w:lang w:bidi="en-US"/>
        </w:rPr>
        <w:t xml:space="preserve">（同业外包：外包服务提供商为依法设立的由银保监会监管的银行金融机构）</w:t>
      </w:r>
      <w:r>
        <w:rPr>
          <w:rFonts w:hint="eastAsia" w:ascii="仿宋" w:hAnsi="仿宋" w:eastAsia="仿宋" w:cs="仿宋"/>
          <w:i/>
          <w:color w:val="000000"/>
          <w:sz w:val="24"/>
          <w:szCs w:val="24"/>
        </w:rPr>
      </w:r>
      <w:r>
        <w:rPr>
          <w:rFonts w:hint="eastAsia" w:ascii="仿宋" w:hAnsi="仿宋" w:eastAsia="仿宋" w:cs="仿宋"/>
          <w:i/>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本合同外包服务选择跨境方式实施的，乙方应当充分配合甲方对其所在国家或地区的政治、经济、社会、法律、文化等经营环境的评估，如涉及信息跨境存储、处理和分析的，乙方须遵守甲方国家有关法律法规的规定。</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4、本合同外包服务属于关联外包的，甲方不得降低对乙方的要求，严禁双方之间发生利益冲突和利益输送行为。</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5、本合同外包服务属于重要外包的，乙方必须按照甲方要求在合同正式签订前20个工作日内，配合甲方向甲方所在地的银保监会或其派出机构报告。同时乙方须每季度开展自身技术和行业经验、内部控制和管理能力，以及持续经营状况等方面的内部自查或外部检查工作，形成报告并于每季度末向甲方提供，报告内容包括但不限于：</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（一）公司技术和行业经验，人员及能力；</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（二）公司内部控制和管理能力；</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（三）公司网络和信息安全保障能力；</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（四）公司持续经营状况；</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（五）公司及其母公司或实际控制人遵守国家和银保监会相关法律法规要求的情况；</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（六）公司过往配合银行机构审计、评估、检查及监管机构监督检查情况；</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（七）公司与银行机构的关联性。</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624" w:left="0"/>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第二条</w:t>
      </w:r>
      <w:r>
        <w:rPr>
          <w:rFonts w:hint="eastAsia" w:ascii="仿宋" w:hAnsi="仿宋" w:eastAsia="仿宋" w:cs="仿宋"/>
          <w:bCs w:val="0"/>
          <w:color w:val="000000"/>
          <w:sz w:val="24"/>
          <w:szCs w:val="24"/>
          <w:lang w:val="en-US" w:eastAsia="zh-CN"/>
        </w:rPr>
        <w:t xml:space="preserve"> </w:t>
      </w:r>
      <w:r>
        <w:rPr>
          <w:rFonts w:hint="eastAsia" w:ascii="仿宋" w:hAnsi="仿宋" w:eastAsia="仿宋" w:cs="仿宋"/>
          <w:bCs w:val="0"/>
          <w:color w:val="000000"/>
          <w:sz w:val="24"/>
          <w:szCs w:val="24"/>
        </w:rPr>
        <w:t xml:space="preserve">本合同研究开发</w:t>
      </w:r>
      <w:r>
        <w:rPr>
          <w:rFonts w:hint="eastAsia" w:ascii="仿宋" w:hAnsi="仿宋" w:eastAsia="仿宋" w:cs="仿宋"/>
          <w:color w:val="000000"/>
          <w:sz w:val="24"/>
          <w:szCs w:val="24"/>
        </w:rPr>
        <w:t xml:space="preserve">项目的要求如下：</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sz w:val="24"/>
          <w:szCs w:val="24"/>
          <w:lang w:val="en-US" w:eastAsia="zh-CN"/>
        </w:rPr>
      </w:pPr>
      <w:r>
        <w:rPr>
          <w:rFonts w:hint="eastAsia" w:ascii="仿宋" w:hAnsi="仿宋" w:eastAsia="仿宋" w:cs="仿宋"/>
          <w:color w:val="000000"/>
          <w:sz w:val="24"/>
          <w:szCs w:val="24"/>
        </w:rPr>
        <w:t xml:space="preserve">1、技术目标：</w:t>
      </w:r>
      <w:r>
        <w:rPr>
          <w:rFonts w:hint="eastAsia" w:ascii="仿宋" w:hAnsi="仿宋" w:eastAsia="仿宋" w:cs="仿宋"/>
          <w:sz w:val="24"/>
          <w:szCs w:val="24"/>
          <w:lang w:val="en-US" w:eastAsia="zh-CN"/>
        </w:rPr>
        <w:t xml:space="preserve">完成AI算力服务、智能体开发平台、知识库管理平台、AI应用中心、智能触客中心、多模态模型及5大智能体应用开发等内容的AI中台建设。</w:t>
      </w:r>
      <w:r>
        <w:rPr>
          <w:rFonts w:hint="eastAsia" w:ascii="仿宋" w:hAnsi="仿宋" w:eastAsia="仿宋" w:cs="仿宋"/>
          <w:sz w:val="24"/>
          <w:szCs w:val="24"/>
          <w:lang w:val="en-US" w:eastAsia="zh-CN"/>
        </w:rPr>
      </w:r>
      <w:r>
        <w:rPr>
          <w:rFonts w:hint="eastAsia" w:ascii="仿宋" w:hAnsi="仿宋" w:eastAsia="仿宋" w:cs="仿宋"/>
          <w:sz w:val="24"/>
          <w:szCs w:val="24"/>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2、技术内容：</w:t>
      </w:r>
      <w:r>
        <w:rPr>
          <w:rFonts w:hint="eastAsia" w:ascii="仿宋" w:hAnsi="仿宋" w:eastAsia="仿宋" w:cs="仿宋"/>
          <w:sz w:val="24"/>
          <w:szCs w:val="24"/>
          <w:lang w:val="en-US" w:eastAsia="zh-CN"/>
        </w:rPr>
        <w:t xml:space="preserve">详见附件五技术内容。</w:t>
      </w:r>
      <w:r>
        <w:rPr>
          <w:rFonts w:hint="eastAsia" w:ascii="仿宋" w:hAnsi="仿宋" w:eastAsia="仿宋" w:cs="仿宋"/>
          <w:sz w:val="24"/>
          <w:szCs w:val="24"/>
          <w:lang w:val="en-US" w:eastAsia="zh-CN"/>
        </w:rPr>
      </w:r>
      <w:r>
        <w:rPr>
          <w:rFonts w:hint="eastAsia" w:ascii="仿宋" w:hAnsi="仿宋" w:eastAsia="仿宋" w:cs="仿宋"/>
          <w:sz w:val="24"/>
          <w:szCs w:val="24"/>
          <w:lang w:val="en-US" w:eastAsia="zh-CN"/>
        </w:rPr>
      </w:r>
    </w:p>
    <w:p>
      <w:pPr>
        <w:keepNext w:val="false"/>
        <w:keepLines w:val="false"/>
        <w:pageBreakBefore w:val="false"/>
        <w:widowControl w:val="false"/>
        <w:pBdr/>
        <w:bidi w:val="false"/>
        <w:spacing w:after="0" w:before="0" w:line="360" w:lineRule="auto"/>
        <w:ind w:firstLine="480"/>
        <w:outlineLvl w:val="9"/>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 xml:space="preserve">3、技术方法和路线：项目将遵循成熟的项目管理流程和软件工程方法进行建设，实施路线主要包括以下关键阶段：项目启动、需求调研与分析、系统设计、系统开发与测试、集成测试、用户接受测试(UAT)、系统投产以及系统运行维护等。</w:t>
      </w:r>
      <w:r>
        <w:rPr>
          <w:rFonts w:hint="default" w:ascii="仿宋" w:hAnsi="仿宋" w:eastAsia="仿宋" w:cs="仿宋"/>
          <w:sz w:val="24"/>
          <w:szCs w:val="24"/>
          <w:lang w:val="en-US" w:eastAsia="zh-CN"/>
        </w:rPr>
      </w:r>
      <w:r>
        <w:rPr>
          <w:rFonts w:hint="default" w:ascii="仿宋" w:hAnsi="仿宋" w:eastAsia="仿宋" w:cs="仿宋"/>
          <w:sz w:val="24"/>
          <w:szCs w:val="24"/>
          <w:lang w:val="en-US" w:eastAsia="zh-CN"/>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乙方应在本合同生效后</w:t>
      </w:r>
      <w:r>
        <w:rPr>
          <w:rFonts w:hint="eastAsia" w:ascii="仿宋" w:hAnsi="仿宋" w:eastAsia="仿宋" w:cs="仿宋"/>
          <w:color w:val="000000"/>
          <w:sz w:val="24"/>
          <w:szCs w:val="24"/>
          <w:u w:val="single"/>
        </w:rPr>
        <w:t xml:space="preserve"> 七 </w:t>
      </w:r>
      <w:r>
        <w:rPr>
          <w:rFonts w:hint="eastAsia" w:ascii="仿宋" w:hAnsi="仿宋" w:eastAsia="仿宋" w:cs="仿宋"/>
          <w:color w:val="000000"/>
          <w:sz w:val="24"/>
          <w:szCs w:val="24"/>
        </w:rPr>
        <w:t xml:space="preserve">日内向甲方提交加盖公章的研究开发计划。研究开发计划应包括以下主要内容：</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tabs>
          <w:tab w:val="left" w:leader="none" w:pos="851"/>
        </w:tabs>
        <w:bidi w:val="false"/>
        <w:spacing w:line="360" w:lineRule="auto"/>
        <w:ind w:left="720"/>
        <w:outlineLvl w:val="0"/>
        <w:rPr>
          <w:rFonts w:hint="eastAsia" w:ascii="仿宋" w:hAnsi="仿宋" w:eastAsia="仿宋" w:cs="仿宋"/>
          <w:color w:val="000000"/>
          <w:sz w:val="24"/>
          <w:szCs w:val="24"/>
          <w:u w:val="single"/>
        </w:rPr>
      </w:pPr>
      <w:r>
        <w:rPr>
          <w:rFonts w:hint="eastAsia" w:ascii="仿宋" w:hAnsi="仿宋" w:eastAsia="仿宋" w:cs="仿宋"/>
          <w:color w:val="000000"/>
          <w:sz w:val="24"/>
          <w:szCs w:val="24"/>
          <w:u w:val="none"/>
          <w:lang w:val="en-US" w:eastAsia="zh-CN"/>
        </w:rPr>
        <w:t xml:space="preserve">1、</w:t>
      </w:r>
      <w:r>
        <w:rPr>
          <w:rFonts w:hint="eastAsia" w:ascii="仿宋" w:hAnsi="仿宋" w:eastAsia="仿宋" w:cs="仿宋"/>
          <w:color w:val="000000"/>
          <w:sz w:val="24"/>
          <w:szCs w:val="24"/>
          <w:u w:val="single"/>
        </w:rPr>
        <w:t xml:space="preserve">系统上线计划</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numPr>
          <w:ilvl w:val="0"/>
          <w:numId w:val="0"/>
        </w:numPr>
        <w:pBdr/>
        <w:tabs>
          <w:tab w:val="left" w:leader="none" w:pos="851"/>
        </w:tabs>
        <w:bidi w:val="false"/>
        <w:spacing w:line="360" w:lineRule="auto"/>
        <w:ind w:left="720"/>
        <w:outlineLvl w:val="0"/>
        <w:rPr>
          <w:rFonts w:hint="eastAsia" w:ascii="仿宋" w:hAnsi="仿宋" w:eastAsia="仿宋" w:cs="仿宋"/>
          <w:color w:val="000000"/>
          <w:sz w:val="24"/>
          <w:szCs w:val="24"/>
        </w:rPr>
      </w:pPr>
      <w:r>
        <w:rPr>
          <w:rFonts w:hint="eastAsia" w:ascii="仿宋" w:hAnsi="仿宋" w:eastAsia="仿宋" w:cs="仿宋"/>
          <w:color w:val="000000"/>
          <w:sz w:val="24"/>
          <w:szCs w:val="24"/>
          <w:u w:val="none"/>
          <w:lang w:val="en-US" w:eastAsia="zh-CN"/>
        </w:rPr>
        <w:t xml:space="preserve">2、</w:t>
      </w:r>
      <w:r>
        <w:rPr>
          <w:rFonts w:hint="eastAsia" w:ascii="仿宋" w:hAnsi="仿宋" w:eastAsia="仿宋" w:cs="仿宋"/>
          <w:color w:val="000000"/>
          <w:sz w:val="24"/>
          <w:szCs w:val="24"/>
          <w:u w:val="single"/>
        </w:rPr>
        <w:t xml:space="preserve">系统架构设计、数据库架构及网络架构设计</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乙方根据甲方的意愿，在需求确认前提供成功案例需求相关的培训，以便于甲方迅速、全面地提出项目需求。</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第四条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乙方承诺按以下进度完成研究开发工作：</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 xml:space="preserve">1、</w:t>
      </w:r>
      <w:r>
        <w:rPr>
          <w:rFonts w:hint="eastAsia" w:ascii="仿宋" w:hAnsi="仿宋" w:eastAsia="仿宋" w:cs="仿宋"/>
          <w:color w:val="000000"/>
          <w:sz w:val="24"/>
          <w:szCs w:val="24"/>
          <w:u w:val="single"/>
          <w:lang w:val="en-US" w:eastAsia="zh-CN"/>
        </w:rPr>
        <w:t xml:space="preserve">自合同签订之日起2月内完成需求设计</w:t>
      </w:r>
      <w:r>
        <w:rPr>
          <w:rFonts w:hint="eastAsia" w:ascii="仿宋" w:hAnsi="仿宋" w:eastAsia="仿宋" w:cs="仿宋"/>
          <w:color w:val="000000"/>
          <w:sz w:val="24"/>
          <w:szCs w:val="24"/>
          <w:u w:val="single"/>
          <w:lang w:val="en-US" w:eastAsia="zh-CN"/>
        </w:rPr>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 xml:space="preserve">2、</w:t>
      </w:r>
      <w:r>
        <w:rPr>
          <w:rFonts w:hint="eastAsia" w:ascii="仿宋" w:hAnsi="仿宋" w:eastAsia="仿宋" w:cs="仿宋"/>
          <w:color w:val="000000"/>
          <w:sz w:val="24"/>
          <w:szCs w:val="24"/>
          <w:u w:val="single"/>
          <w:lang w:val="en-US" w:eastAsia="zh-CN"/>
        </w:rPr>
        <w:t xml:space="preserve">自合同签订之日起2月内完成系统设计</w:t>
      </w:r>
      <w:r>
        <w:rPr>
          <w:rFonts w:hint="eastAsia" w:ascii="仿宋" w:hAnsi="仿宋" w:eastAsia="仿宋" w:cs="仿宋"/>
          <w:color w:val="000000"/>
          <w:sz w:val="24"/>
          <w:szCs w:val="24"/>
          <w:u w:val="single"/>
          <w:lang w:val="en-US" w:eastAsia="zh-CN"/>
        </w:rPr>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 xml:space="preserve">3、</w:t>
      </w:r>
      <w:r>
        <w:rPr>
          <w:rFonts w:hint="eastAsia" w:ascii="仿宋" w:hAnsi="仿宋" w:eastAsia="仿宋" w:cs="仿宋"/>
          <w:color w:val="000000"/>
          <w:sz w:val="24"/>
          <w:szCs w:val="24"/>
          <w:u w:val="single"/>
          <w:lang w:val="en-US" w:eastAsia="zh-CN"/>
        </w:rPr>
        <w:t xml:space="preserve">自合同签订之日起5月内完成系统开发及单元测试</w:t>
      </w:r>
      <w:r>
        <w:rPr>
          <w:rFonts w:hint="eastAsia" w:ascii="仿宋" w:hAnsi="仿宋" w:eastAsia="仿宋" w:cs="仿宋"/>
          <w:color w:val="000000"/>
          <w:sz w:val="24"/>
          <w:szCs w:val="24"/>
          <w:u w:val="single"/>
          <w:lang w:val="en-US" w:eastAsia="zh-CN"/>
        </w:rPr>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 xml:space="preserve">4、</w:t>
      </w:r>
      <w:r>
        <w:rPr>
          <w:rFonts w:hint="eastAsia" w:ascii="仿宋" w:hAnsi="仿宋" w:eastAsia="仿宋" w:cs="仿宋"/>
          <w:color w:val="000000"/>
          <w:sz w:val="24"/>
          <w:szCs w:val="24"/>
          <w:u w:val="single"/>
          <w:lang w:val="en-US" w:eastAsia="zh-CN"/>
        </w:rPr>
        <w:t xml:space="preserve">自合同签订之日起6月内完成SIT测试与UAT测试</w:t>
      </w:r>
      <w:r>
        <w:rPr>
          <w:rFonts w:hint="eastAsia" w:ascii="仿宋" w:hAnsi="仿宋" w:eastAsia="仿宋" w:cs="仿宋"/>
          <w:color w:val="000000"/>
          <w:sz w:val="24"/>
          <w:szCs w:val="24"/>
          <w:u w:val="single"/>
          <w:lang w:val="en-US" w:eastAsia="zh-CN"/>
        </w:rPr>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 xml:space="preserve">5、</w:t>
      </w:r>
      <w:r>
        <w:rPr>
          <w:rFonts w:hint="eastAsia" w:ascii="仿宋" w:hAnsi="仿宋" w:eastAsia="仿宋" w:cs="仿宋"/>
          <w:color w:val="000000"/>
          <w:sz w:val="24"/>
          <w:szCs w:val="24"/>
          <w:u w:val="single"/>
          <w:lang w:val="en-US" w:eastAsia="zh-CN"/>
        </w:rPr>
        <w:t xml:space="preserve">自合同签订之日起6月内完成系统上线投产</w:t>
      </w:r>
      <w:r>
        <w:rPr>
          <w:rFonts w:hint="eastAsia" w:ascii="仿宋" w:hAnsi="仿宋" w:eastAsia="仿宋" w:cs="仿宋"/>
          <w:color w:val="000000"/>
          <w:sz w:val="24"/>
          <w:szCs w:val="24"/>
          <w:u w:val="single"/>
          <w:lang w:val="en-US" w:eastAsia="zh-CN"/>
        </w:rPr>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Cs w:val="0"/>
          <w:color w:val="000000"/>
          <w:sz w:val="24"/>
          <w:szCs w:val="24"/>
        </w:rPr>
      </w:pPr>
      <w:r>
        <w:rPr>
          <w:rFonts w:hint="eastAsia" w:ascii="仿宋" w:hAnsi="仿宋" w:eastAsia="仿宋" w:cs="仿宋"/>
          <w:b/>
          <w:bCs/>
          <w:color w:val="000000"/>
          <w:sz w:val="24"/>
          <w:szCs w:val="24"/>
          <w:lang w:val="en-US" w:eastAsia="zh-CN"/>
        </w:rPr>
        <w:t xml:space="preserve">第五条</w:t>
      </w:r>
      <w:r>
        <w:rPr>
          <w:rFonts w:hint="eastAsia" w:ascii="仿宋" w:hAnsi="仿宋" w:eastAsia="仿宋" w:cs="仿宋"/>
          <w:bCs w:val="0"/>
          <w:color w:val="000000"/>
          <w:sz w:val="24"/>
          <w:szCs w:val="24"/>
          <w:lang w:val="en-US" w:eastAsia="zh-CN"/>
        </w:rPr>
        <w:t xml:space="preserve"> </w:t>
      </w:r>
      <w:r>
        <w:rPr>
          <w:rFonts w:hint="eastAsia" w:ascii="仿宋" w:hAnsi="仿宋" w:eastAsia="仿宋" w:cs="仿宋"/>
          <w:bCs w:val="0"/>
          <w:color w:val="000000"/>
          <w:sz w:val="24"/>
          <w:szCs w:val="24"/>
        </w:rPr>
        <w:t xml:space="preserve">甲方应向乙方提供的技术资料及协作事项如下：</w:t>
      </w:r>
      <w:r>
        <w:rPr>
          <w:rFonts w:hint="eastAsia" w:ascii="仿宋" w:hAnsi="仿宋" w:eastAsia="仿宋" w:cs="仿宋"/>
          <w:bCs w:val="0"/>
          <w:color w:val="000000"/>
          <w:sz w:val="24"/>
          <w:szCs w:val="24"/>
        </w:rPr>
      </w:r>
      <w:r>
        <w:rPr>
          <w:rFonts w:hint="eastAsia" w:ascii="仿宋" w:hAnsi="仿宋" w:eastAsia="仿宋" w:cs="仿宋"/>
          <w:bCs w:val="0"/>
          <w:color w:val="000000"/>
          <w:sz w:val="24"/>
          <w:szCs w:val="24"/>
        </w:rPr>
      </w:r>
    </w:p>
    <w:p>
      <w:pPr>
        <w:keepNext w:val="false"/>
        <w:keepLines w:val="false"/>
        <w:pageBreakBefore w:val="false"/>
        <w:widowControl w:val="false"/>
        <w:pBdr/>
        <w:tabs>
          <w:tab w:val="left" w:leader="none" w:pos="540"/>
        </w:tabs>
        <w:bidi w:val="false"/>
        <w:spacing w:line="360" w:lineRule="auto"/>
        <w:ind w:firstLine="480"/>
        <w:outlineLvl w:val="0"/>
        <w:rPr>
          <w:rFonts w:hint="eastAsia" w:ascii="仿宋" w:hAnsi="仿宋" w:eastAsia="仿宋" w:cs="仿宋"/>
          <w:color w:val="000000"/>
          <w:sz w:val="24"/>
          <w:szCs w:val="24"/>
          <w:lang w:eastAsia="zh-CN"/>
        </w:rPr>
      </w:pPr>
      <w:r>
        <w:rPr>
          <w:rFonts w:hint="eastAsia" w:ascii="仿宋" w:hAnsi="仿宋" w:eastAsia="仿宋" w:cs="仿宋"/>
          <w:color w:val="000000"/>
          <w:sz w:val="24"/>
          <w:szCs w:val="24"/>
        </w:rPr>
        <w:t xml:space="preserve">1、技术资料清单：</w:t>
      </w:r>
      <w:r>
        <w:rPr>
          <w:rFonts w:hint="eastAsia" w:ascii="仿宋" w:hAnsi="仿宋" w:eastAsia="仿宋" w:cs="仿宋"/>
          <w:color w:val="000000"/>
          <w:sz w:val="24"/>
          <w:szCs w:val="24"/>
          <w:u w:val="single"/>
          <w:lang w:val="en-US" w:eastAsia="zh-CN"/>
        </w:rPr>
        <w:t xml:space="preserve">无</w:t>
      </w:r>
      <w:r>
        <w:rPr>
          <w:rFonts w:hint="eastAsia" w:ascii="仿宋" w:hAnsi="仿宋" w:eastAsia="仿宋" w:cs="仿宋"/>
          <w:color w:val="000000"/>
          <w:sz w:val="24"/>
          <w:szCs w:val="24"/>
          <w:lang w:eastAsia="zh-CN"/>
        </w:rPr>
      </w:r>
      <w:r>
        <w:rPr>
          <w:rFonts w:hint="eastAsia" w:ascii="仿宋" w:hAnsi="仿宋" w:eastAsia="仿宋" w:cs="仿宋"/>
          <w:color w:val="000000"/>
          <w:sz w:val="24"/>
          <w:szCs w:val="24"/>
          <w:lang w:eastAsia="zh-CN"/>
        </w:rPr>
      </w:r>
    </w:p>
    <w:p>
      <w:pPr>
        <w:keepNext w:val="false"/>
        <w:keepLines w:val="false"/>
        <w:pageBreakBefore w:val="false"/>
        <w:widowControl w:val="false"/>
        <w:pBdr/>
        <w:bidi w:val="false"/>
        <w:spacing w:line="360" w:lineRule="auto"/>
        <w:ind w:firstLine="480"/>
        <w:outlineLvl w:val="0"/>
        <w:rPr>
          <w:rFonts w:hint="default" w:ascii="仿宋" w:hAnsi="仿宋" w:eastAsia="仿宋" w:cs="仿宋"/>
          <w:color w:val="000000"/>
          <w:sz w:val="24"/>
          <w:szCs w:val="24"/>
          <w:lang w:val="en-US" w:eastAsia="zh-CN"/>
        </w:rPr>
      </w:pPr>
      <w:r>
        <w:rPr>
          <w:rFonts w:hint="eastAsia" w:ascii="仿宋" w:hAnsi="仿宋" w:eastAsia="仿宋" w:cs="仿宋"/>
          <w:color w:val="000000"/>
          <w:sz w:val="24"/>
          <w:szCs w:val="24"/>
        </w:rPr>
        <w:t xml:space="preserve">2、提供时间和方式：</w:t>
      </w:r>
      <w:r>
        <w:rPr>
          <w:rFonts w:hint="eastAsia" w:ascii="仿宋" w:hAnsi="仿宋" w:eastAsia="仿宋" w:cs="仿宋"/>
          <w:color w:val="000000"/>
          <w:sz w:val="24"/>
          <w:szCs w:val="24"/>
          <w:u w:val="single"/>
          <w:lang w:val="en-US" w:eastAsia="zh-CN"/>
        </w:rPr>
        <w:t xml:space="preserve">无</w:t>
      </w:r>
      <w:r>
        <w:rPr>
          <w:rFonts w:hint="default" w:ascii="仿宋" w:hAnsi="仿宋" w:eastAsia="仿宋" w:cs="仿宋"/>
          <w:color w:val="000000"/>
          <w:sz w:val="24"/>
          <w:szCs w:val="24"/>
          <w:lang w:val="en-US" w:eastAsia="zh-CN"/>
        </w:rPr>
      </w:r>
      <w:r>
        <w:rPr>
          <w:rFonts w:hint="default" w:ascii="仿宋" w:hAnsi="仿宋" w:eastAsia="仿宋" w:cs="仿宋"/>
          <w:color w:val="000000"/>
          <w:sz w:val="24"/>
          <w:szCs w:val="24"/>
          <w:lang w:val="en-US" w:eastAsia="zh-CN"/>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rPr>
        <w:t xml:space="preserve">3、其他协作事项：</w:t>
      </w:r>
      <w:r>
        <w:rPr>
          <w:rFonts w:hint="eastAsia" w:ascii="仿宋" w:hAnsi="仿宋" w:eastAsia="仿宋" w:cs="仿宋"/>
          <w:color w:val="000000"/>
          <w:sz w:val="24"/>
          <w:szCs w:val="24"/>
          <w:u w:val="single"/>
          <w:lang w:val="en-US" w:eastAsia="zh-CN"/>
        </w:rPr>
        <w:t xml:space="preserve">无</w:t>
      </w:r>
      <w:r>
        <w:rPr>
          <w:rFonts w:hint="eastAsia" w:ascii="仿宋" w:hAnsi="仿宋" w:eastAsia="仿宋" w:cs="仿宋"/>
          <w:color w:val="000000"/>
          <w:sz w:val="24"/>
          <w:szCs w:val="24"/>
          <w:lang w:val="en-US" w:eastAsia="zh-CN"/>
        </w:rPr>
      </w:r>
      <w:r>
        <w:rPr>
          <w:rFonts w:hint="eastAsia" w:ascii="仿宋" w:hAnsi="仿宋" w:eastAsia="仿宋" w:cs="仿宋"/>
          <w:color w:val="000000"/>
          <w:sz w:val="24"/>
          <w:szCs w:val="24"/>
          <w:lang w:val="en-US" w:eastAsia="zh-CN"/>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lang w:eastAsia="zh-CN"/>
        </w:rPr>
      </w:pPr>
      <w:r>
        <w:rPr>
          <w:rFonts w:hint="eastAsia" w:ascii="仿宋" w:hAnsi="仿宋" w:eastAsia="仿宋" w:cs="仿宋"/>
          <w:color w:val="000000"/>
          <w:sz w:val="24"/>
          <w:szCs w:val="24"/>
        </w:rPr>
        <w:t xml:space="preserve">本合同履行完毕后，上述技术资料按以下方式处理：</w:t>
      </w:r>
      <w:r>
        <w:rPr>
          <w:rFonts w:hint="eastAsia" w:ascii="仿宋" w:hAnsi="仿宋" w:eastAsia="仿宋" w:cs="仿宋"/>
          <w:color w:val="000000"/>
          <w:sz w:val="24"/>
          <w:szCs w:val="24"/>
          <w:u w:val="single"/>
        </w:rPr>
        <w:t xml:space="preserve">交还甲方</w:t>
      </w:r>
      <w:r>
        <w:rPr>
          <w:rFonts w:hint="eastAsia" w:ascii="仿宋" w:hAnsi="仿宋" w:eastAsia="仿宋" w:cs="仿宋"/>
          <w:color w:val="000000"/>
          <w:sz w:val="24"/>
          <w:szCs w:val="24"/>
          <w:u w:val="none"/>
          <w:lang w:eastAsia="zh-CN"/>
        </w:rPr>
        <w:t xml:space="preserve">。</w:t>
      </w:r>
      <w:r>
        <w:rPr>
          <w:rFonts w:hint="eastAsia" w:ascii="仿宋" w:hAnsi="仿宋" w:eastAsia="仿宋" w:cs="仿宋"/>
          <w:color w:val="000000"/>
          <w:sz w:val="24"/>
          <w:szCs w:val="24"/>
          <w:lang w:eastAsia="zh-CN"/>
        </w:rPr>
      </w:r>
      <w:r>
        <w:rPr>
          <w:rFonts w:hint="eastAsia" w:ascii="仿宋" w:hAnsi="仿宋" w:eastAsia="仿宋" w:cs="仿宋"/>
          <w:color w:val="000000"/>
          <w:sz w:val="24"/>
          <w:szCs w:val="24"/>
          <w:lang w:eastAsia="zh-CN"/>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第六条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甲方应按以下方式支付研究开发经费和报酬：</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tabs>
          <w:tab w:val="left" w:leader="none" w:pos="1060"/>
        </w:tabs>
        <w:bidi w:val="false"/>
        <w:spacing w:line="360" w:lineRule="auto"/>
        <w:ind w:firstLine="480"/>
        <w:jc w:val="both"/>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1、合同总金额</w:t>
      </w:r>
      <w:r>
        <w:rPr>
          <w:rFonts w:hint="eastAsia" w:ascii="仿宋" w:hAnsi="仿宋" w:eastAsia="仿宋" w:cs="仿宋"/>
          <w:color w:val="000000"/>
          <w:sz w:val="24"/>
          <w:szCs w:val="24"/>
          <w:lang w:eastAsia="zh-CN"/>
        </w:rPr>
        <w:t xml:space="preserve">（含税）</w:t>
      </w:r>
      <w:r>
        <w:rPr>
          <w:rFonts w:hint="eastAsia" w:ascii="仿宋" w:hAnsi="仿宋" w:eastAsia="仿宋" w:cs="仿宋"/>
          <w:color w:val="000000"/>
          <w:sz w:val="24"/>
          <w:szCs w:val="24"/>
        </w:rPr>
        <w:t xml:space="preserve">为：</w:t>
      </w:r>
      <w:r>
        <w:rPr>
          <w:rFonts w:hint="eastAsia" w:ascii="仿宋" w:hAnsi="仿宋" w:eastAsia="仿宋" w:cs="仿宋"/>
          <w:color w:val="000000"/>
          <w:sz w:val="24"/>
          <w:szCs w:val="24"/>
          <w:u w:val="single"/>
        </w:rPr>
        <w:t xml:space="preserve">人民币</w:t>
      </w:r>
      <w:r>
        <w:rPr>
          <w:rFonts w:hint="eastAsia" w:ascii="仿宋" w:hAnsi="仿宋" w:eastAsia="仿宋" w:cs="仿宋"/>
          <w:color w:val="000000"/>
          <w:sz w:val="24"/>
          <w:szCs w:val="24"/>
          <w:u w:val="single"/>
          <w:lang w:val="en-US" w:eastAsia="zh-CN"/>
        </w:rPr>
        <w:t xml:space="preserve">壹佰贰拾贰万肆仟捌佰</w:t>
      </w:r>
      <w:r>
        <w:rPr>
          <w:rFonts w:hint="eastAsia" w:ascii="仿宋" w:hAnsi="仿宋" w:eastAsia="仿宋" w:cs="仿宋"/>
          <w:color w:val="000000"/>
          <w:sz w:val="24"/>
          <w:szCs w:val="24"/>
          <w:u w:val="single"/>
        </w:rPr>
        <w:t xml:space="preserve">元整（小写：￥</w:t>
      </w:r>
      <w:r>
        <w:rPr>
          <w:rFonts w:hint="eastAsia" w:ascii="仿宋" w:hAnsi="仿宋" w:eastAsia="仿宋" w:cs="仿宋"/>
          <w:color w:val="000000"/>
          <w:sz w:val="24"/>
          <w:szCs w:val="24"/>
          <w:u w:val="single"/>
          <w:lang w:val="en-US" w:eastAsia="zh-CN"/>
        </w:rPr>
        <w:t xml:space="preserve">1224800.00</w:t>
      </w:r>
      <w:r>
        <w:rPr>
          <w:rFonts w:hint="eastAsia" w:ascii="仿宋" w:hAnsi="仿宋" w:eastAsia="仿宋" w:cs="仿宋"/>
          <w:color w:val="000000"/>
          <w:sz w:val="24"/>
          <w:szCs w:val="24"/>
          <w:u w:val="single"/>
        </w:rPr>
        <w:t xml:space="preserve">）</w:t>
      </w:r>
      <w:r>
        <w:rPr>
          <w:rFonts w:hint="eastAsia" w:ascii="仿宋" w:hAnsi="仿宋" w:eastAsia="仿宋" w:cs="仿宋"/>
          <w:color w:val="000000"/>
          <w:sz w:val="24"/>
          <w:szCs w:val="24"/>
          <w:u w:val="single"/>
          <w:lang w:eastAsia="zh-CN"/>
        </w:rPr>
        <w:t xml:space="preserve">，（</w:t>
      </w:r>
      <w:r>
        <w:rPr>
          <w:rFonts w:hint="eastAsia" w:ascii="仿宋" w:hAnsi="仿宋" w:eastAsia="仿宋" w:cs="仿宋"/>
          <w:color w:val="000000"/>
          <w:sz w:val="24"/>
          <w:szCs w:val="24"/>
          <w:u w:val="single"/>
          <w:lang w:val="en-US" w:eastAsia="zh-CN"/>
        </w:rPr>
        <w:t xml:space="preserve">其中：软件开发费用</w:t>
      </w:r>
      <w:r>
        <w:rPr>
          <w:rFonts w:hint="eastAsia" w:ascii="仿宋" w:hAnsi="仿宋" w:eastAsia="仿宋" w:cs="仿宋"/>
          <w:color w:val="000000"/>
          <w:sz w:val="24"/>
          <w:szCs w:val="24"/>
          <w:u w:val="single"/>
          <w:lang w:val="zh-CN" w:eastAsia="zh-CN"/>
        </w:rPr>
        <w:t xml:space="preserve">为</w:t>
      </w:r>
      <w:r>
        <w:rPr>
          <w:rFonts w:hint="eastAsia" w:ascii="仿宋" w:hAnsi="仿宋" w:eastAsia="仿宋" w:cs="仿宋"/>
          <w:color w:val="000000"/>
          <w:sz w:val="24"/>
          <w:szCs w:val="24"/>
          <w:u w:val="single"/>
          <w:lang w:val="en-US" w:eastAsia="zh-CN"/>
        </w:rPr>
        <w:t xml:space="preserve">97.48万元，</w:t>
      </w:r>
      <w:r>
        <w:rPr>
          <w:rFonts w:hint="eastAsia" w:ascii="仿宋" w:hAnsi="仿宋" w:eastAsia="仿宋" w:cs="仿宋"/>
          <w:color w:val="000000"/>
          <w:sz w:val="24"/>
          <w:szCs w:val="24"/>
          <w:u w:val="single"/>
          <w:lang w:val="zh-CN" w:eastAsia="zh-CN"/>
        </w:rPr>
        <w:t xml:space="preserve">AI算力服务</w:t>
      </w:r>
      <w:r>
        <w:rPr>
          <w:rFonts w:hint="eastAsia" w:ascii="仿宋" w:hAnsi="仿宋" w:eastAsia="仿宋" w:cs="仿宋"/>
          <w:color w:val="000000"/>
          <w:sz w:val="24"/>
          <w:szCs w:val="24"/>
          <w:u w:val="single"/>
          <w:lang w:val="en-US" w:eastAsia="zh-CN"/>
        </w:rPr>
        <w:t xml:space="preserve">费用</w:t>
      </w:r>
      <w:r>
        <w:rPr>
          <w:rFonts w:hint="eastAsia" w:ascii="仿宋" w:hAnsi="仿宋" w:eastAsia="仿宋" w:cs="仿宋"/>
          <w:color w:val="000000"/>
          <w:sz w:val="24"/>
          <w:szCs w:val="24"/>
          <w:u w:val="single"/>
          <w:lang w:val="zh-CN" w:eastAsia="zh-CN"/>
        </w:rPr>
        <w:t xml:space="preserve">为</w:t>
      </w:r>
      <w:r>
        <w:rPr>
          <w:rFonts w:hint="eastAsia" w:ascii="仿宋" w:hAnsi="仿宋" w:eastAsia="仿宋" w:cs="仿宋"/>
          <w:color w:val="000000"/>
          <w:sz w:val="24"/>
          <w:szCs w:val="24"/>
          <w:u w:val="single"/>
          <w:lang w:val="en-US" w:eastAsia="zh-CN"/>
        </w:rPr>
        <w:t xml:space="preserve">25万元/年</w:t>
      </w:r>
      <w:r>
        <w:rPr>
          <w:rFonts w:hint="eastAsia" w:ascii="仿宋" w:hAnsi="仿宋" w:eastAsia="仿宋" w:cs="仿宋"/>
          <w:color w:val="000000"/>
          <w:sz w:val="24"/>
          <w:szCs w:val="24"/>
          <w:u w:val="single"/>
          <w:lang w:eastAsia="zh-CN"/>
        </w:rPr>
        <w:t xml:space="preserve">）。</w:t>
      </w:r>
      <w:r>
        <w:rPr>
          <w:rFonts w:hint="eastAsia" w:ascii="仿宋" w:hAnsi="仿宋" w:eastAsia="仿宋" w:cs="仿宋"/>
          <w:color w:val="000000"/>
          <w:sz w:val="24"/>
          <w:szCs w:val="24"/>
          <w:u w:val="single"/>
        </w:rPr>
        <w:t xml:space="preserve">其中不含税金额：人民币壹佰壹拾伍万伍仟肆佰柒拾壹元柒角整‌‌（小写：￥1155471.7</w:t>
      </w:r>
      <w:r>
        <w:rPr>
          <w:rFonts w:hint="eastAsia" w:ascii="仿宋" w:hAnsi="仿宋" w:eastAsia="仿宋" w:cs="仿宋"/>
          <w:color w:val="000000"/>
          <w:sz w:val="24"/>
          <w:szCs w:val="24"/>
          <w:u w:val="single"/>
          <w:lang w:val="en-US" w:eastAsia="zh-CN"/>
        </w:rPr>
        <w:t xml:space="preserve">0</w:t>
      </w:r>
      <w:r>
        <w:rPr>
          <w:rFonts w:hint="eastAsia" w:ascii="仿宋" w:hAnsi="仿宋" w:eastAsia="仿宋" w:cs="仿宋"/>
          <w:color w:val="000000"/>
          <w:sz w:val="24"/>
          <w:szCs w:val="24"/>
          <w:u w:val="single"/>
        </w:rPr>
        <w:t xml:space="preserve">）；增值税税额：人民币陆万玖仟叁佰贰拾捌元叁角整（小写：￥69328.3</w:t>
      </w:r>
      <w:r>
        <w:rPr>
          <w:rFonts w:hint="eastAsia" w:ascii="仿宋" w:hAnsi="仿宋" w:eastAsia="仿宋" w:cs="仿宋"/>
          <w:color w:val="000000"/>
          <w:sz w:val="24"/>
          <w:szCs w:val="24"/>
          <w:u w:val="single"/>
          <w:lang w:val="en-US" w:eastAsia="zh-CN"/>
        </w:rPr>
        <w:t xml:space="preserve">0</w:t>
      </w:r>
      <w:r>
        <w:rPr>
          <w:rFonts w:hint="eastAsia" w:ascii="仿宋" w:hAnsi="仿宋" w:eastAsia="仿宋" w:cs="仿宋"/>
          <w:color w:val="000000"/>
          <w:sz w:val="24"/>
          <w:szCs w:val="24"/>
          <w:u w:val="single"/>
        </w:rPr>
        <w:t xml:space="preserve">）；增值税税率：</w:t>
      </w:r>
      <w:r>
        <w:rPr>
          <w:rFonts w:hint="eastAsia" w:ascii="仿宋" w:hAnsi="仿宋" w:eastAsia="仿宋" w:cs="仿宋"/>
          <w:color w:val="000000"/>
          <w:sz w:val="24"/>
          <w:szCs w:val="24"/>
          <w:u w:val="single"/>
          <w:lang w:val="en-US" w:eastAsia="zh-CN"/>
        </w:rPr>
        <w:t xml:space="preserve">6</w:t>
      </w:r>
      <w:r>
        <w:rPr>
          <w:rFonts w:hint="eastAsia" w:ascii="仿宋" w:hAnsi="仿宋" w:eastAsia="仿宋" w:cs="仿宋"/>
          <w:color w:val="000000"/>
          <w:sz w:val="24"/>
          <w:szCs w:val="24"/>
          <w:u w:val="single"/>
        </w:rPr>
        <w:t xml:space="preserve">%。</w:t>
      </w:r>
      <w:r>
        <w:rPr>
          <w:rFonts w:hint="eastAsia" w:ascii="仿宋" w:hAnsi="仿宋" w:eastAsia="仿宋" w:cs="仿宋"/>
          <w:color w:val="000000"/>
          <w:sz w:val="24"/>
          <w:szCs w:val="24"/>
        </w:rPr>
        <w:t xml:space="preserve">如出现尾差，则以发票金额为准。合同执行过程中，如国家法定增值税税率发生变化，双方约定按照合同中不含税金额不变作为基准，调整增值税税额，以开具发票的时间为准。</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tabs>
          <w:tab w:val="left" w:leader="none" w:pos="106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本合同费用包含</w:t>
      </w:r>
      <w:r>
        <w:rPr>
          <w:rFonts w:hint="eastAsia" w:ascii="仿宋" w:hAnsi="仿宋" w:eastAsia="仿宋" w:cs="仿宋"/>
          <w:color w:val="000000"/>
          <w:sz w:val="24"/>
          <w:szCs w:val="24"/>
          <w:lang w:val="en-US" w:eastAsia="zh-CN"/>
        </w:rPr>
        <w:t xml:space="preserve">软件开发欸和AI算力服务两</w:t>
      </w:r>
      <w:r>
        <w:rPr>
          <w:rFonts w:hint="eastAsia" w:ascii="仿宋" w:hAnsi="仿宋" w:eastAsia="仿宋" w:cs="仿宋"/>
          <w:color w:val="000000"/>
          <w:sz w:val="24"/>
          <w:szCs w:val="24"/>
        </w:rPr>
        <w:t xml:space="preserve">项费用，费用明细见如下表格：</w:t>
      </w:r>
      <w:r>
        <w:rPr>
          <w:rFonts w:hint="eastAsia" w:ascii="仿宋" w:hAnsi="仿宋" w:eastAsia="仿宋" w:cs="仿宋"/>
          <w:color w:val="000000"/>
          <w:sz w:val="24"/>
          <w:szCs w:val="24"/>
        </w:rPr>
      </w:r>
      <w:r>
        <w:rPr>
          <w:rFonts w:hint="eastAsia" w:ascii="仿宋" w:hAnsi="仿宋" w:eastAsia="仿宋" w:cs="仿宋"/>
          <w:color w:val="000000"/>
          <w:sz w:val="24"/>
          <w:szCs w:val="24"/>
        </w:rPr>
      </w:r>
    </w:p>
    <w:tbl>
      <w:tblPr>
        <w:tblStyle w:val="919"/>
        <w:tblInd w:w="0" w:type="dxa"/>
        <w:tblW w:w="8664"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page" w:tblpX="1809" w:vertAnchor="text" w:tblpY="166" w:leftFromText="180" w:topFromText="0" w:rightFromText="180" w:bottomFromText="0"/>
        <w:tblOverlap w:val="never"/>
        <w:tblLook w:val="04A0" w:firstRow="1" w:lastRow="0" w:firstColumn="1" w:lastColumn="0" w:noHBand="0" w:noVBand="1"/>
      </w:tblPr>
      <w:tblGrid>
        <w:gridCol w:w="2189"/>
        <w:gridCol w:w="1970"/>
        <w:gridCol w:w="1589"/>
        <w:gridCol w:w="2916"/>
      </w:tblGrid>
      <w:tr>
        <w:trPr/>
        <w:tc>
          <w:tcPr>
            <w:tcBorders/>
            <w:tcW w:w="2189" w:type="dxa"/>
            <w:vAlign w:val="top"/>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
                <w:bCs/>
                <w:color w:val="000000"/>
                <w:sz w:val="24"/>
                <w:szCs w:val="24"/>
              </w:rPr>
            </w:pPr>
            <w:r>
              <w:rPr>
                <w:rFonts w:hint="eastAsia" w:ascii="仿宋" w:hAnsi="仿宋" w:eastAsia="仿宋" w:cs="仿宋"/>
                <w:b/>
                <w:bCs/>
                <w:color w:val="000000"/>
                <w:sz w:val="24"/>
                <w:szCs w:val="24"/>
              </w:rPr>
              <w:t xml:space="preserve">项目费用类型</w:t>
            </w:r>
            <w:r>
              <w:rPr>
                <w:rFonts w:hint="eastAsia" w:ascii="仿宋" w:hAnsi="仿宋" w:eastAsia="仿宋" w:cs="仿宋"/>
                <w:b/>
                <w:bCs/>
                <w:color w:val="000000"/>
                <w:sz w:val="24"/>
                <w:szCs w:val="24"/>
              </w:rPr>
            </w:r>
            <w:r>
              <w:rPr>
                <w:rFonts w:hint="eastAsia" w:ascii="仿宋" w:hAnsi="仿宋" w:eastAsia="仿宋" w:cs="仿宋"/>
                <w:b/>
                <w:bCs/>
                <w:color w:val="000000"/>
                <w:sz w:val="24"/>
                <w:szCs w:val="24"/>
              </w:rPr>
            </w:r>
          </w:p>
        </w:tc>
        <w:tc>
          <w:tcPr>
            <w:tcBorders/>
            <w:tcW w:w="1970" w:type="dxa"/>
            <w:vAlign w:val="top"/>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
                <w:bCs/>
                <w:color w:val="000000"/>
                <w:sz w:val="24"/>
                <w:szCs w:val="24"/>
              </w:rPr>
            </w:pPr>
            <w:r>
              <w:rPr>
                <w:rFonts w:hint="eastAsia" w:ascii="仿宋" w:hAnsi="仿宋" w:eastAsia="仿宋" w:cs="仿宋"/>
                <w:b/>
                <w:bCs/>
                <w:color w:val="000000"/>
                <w:sz w:val="24"/>
                <w:szCs w:val="24"/>
              </w:rPr>
              <w:t xml:space="preserve">费用金额</w:t>
            </w:r>
            <w:r>
              <w:rPr>
                <w:rFonts w:hint="eastAsia" w:ascii="仿宋" w:hAnsi="仿宋" w:eastAsia="仿宋" w:cs="仿宋"/>
                <w:b/>
                <w:bCs/>
                <w:color w:val="000000"/>
                <w:sz w:val="24"/>
                <w:szCs w:val="24"/>
              </w:rPr>
            </w:r>
            <w:r>
              <w:rPr>
                <w:rFonts w:hint="eastAsia" w:ascii="仿宋" w:hAnsi="仿宋" w:eastAsia="仿宋" w:cs="仿宋"/>
                <w:b/>
                <w:bCs/>
                <w:color w:val="000000"/>
                <w:sz w:val="24"/>
                <w:szCs w:val="24"/>
              </w:rPr>
            </w:r>
          </w:p>
        </w:tc>
        <w:tc>
          <w:tcPr>
            <w:tcBorders/>
            <w:tcW w:w="1589" w:type="dxa"/>
            <w:vAlign w:val="top"/>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
                <w:bCs/>
                <w:color w:val="000000"/>
                <w:sz w:val="24"/>
                <w:szCs w:val="24"/>
              </w:rPr>
            </w:pPr>
            <w:r>
              <w:rPr>
                <w:rFonts w:hint="eastAsia" w:ascii="仿宋" w:hAnsi="仿宋" w:eastAsia="仿宋" w:cs="仿宋"/>
                <w:b/>
                <w:bCs/>
                <w:color w:val="000000"/>
                <w:sz w:val="24"/>
                <w:szCs w:val="24"/>
              </w:rPr>
              <w:t xml:space="preserve">增值税税率</w:t>
            </w:r>
            <w:r>
              <w:rPr>
                <w:rFonts w:hint="eastAsia" w:ascii="仿宋" w:hAnsi="仿宋" w:eastAsia="仿宋" w:cs="仿宋"/>
                <w:b/>
                <w:bCs/>
                <w:color w:val="000000"/>
                <w:sz w:val="24"/>
                <w:szCs w:val="24"/>
              </w:rPr>
            </w:r>
            <w:r>
              <w:rPr>
                <w:rFonts w:hint="eastAsia" w:ascii="仿宋" w:hAnsi="仿宋" w:eastAsia="仿宋" w:cs="仿宋"/>
                <w:b/>
                <w:bCs/>
                <w:color w:val="000000"/>
                <w:sz w:val="24"/>
                <w:szCs w:val="24"/>
              </w:rPr>
            </w:r>
          </w:p>
        </w:tc>
        <w:tc>
          <w:tcPr>
            <w:tcBorders/>
            <w:tcW w:w="2916" w:type="dxa"/>
            <w:vAlign w:val="top"/>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
                <w:bCs/>
                <w:color w:val="000000"/>
                <w:sz w:val="24"/>
                <w:szCs w:val="24"/>
              </w:rPr>
            </w:pPr>
            <w:r>
              <w:rPr>
                <w:rFonts w:hint="eastAsia" w:ascii="仿宋" w:hAnsi="仿宋" w:eastAsia="仿宋" w:cs="仿宋"/>
                <w:b/>
                <w:bCs/>
                <w:color w:val="000000"/>
                <w:sz w:val="24"/>
                <w:szCs w:val="24"/>
              </w:rPr>
              <w:t xml:space="preserve">备注</w:t>
            </w:r>
            <w:r>
              <w:rPr>
                <w:rFonts w:hint="eastAsia" w:ascii="仿宋" w:hAnsi="仿宋" w:eastAsia="仿宋" w:cs="仿宋"/>
                <w:b/>
                <w:bCs/>
                <w:color w:val="000000"/>
                <w:sz w:val="24"/>
                <w:szCs w:val="24"/>
              </w:rPr>
            </w:r>
            <w:r>
              <w:rPr>
                <w:rFonts w:hint="eastAsia" w:ascii="仿宋" w:hAnsi="仿宋" w:eastAsia="仿宋" w:cs="仿宋"/>
                <w:b/>
                <w:bCs/>
                <w:color w:val="000000"/>
                <w:sz w:val="24"/>
                <w:szCs w:val="24"/>
              </w:rPr>
            </w:r>
          </w:p>
        </w:tc>
      </w:tr>
      <w:tr>
        <w:trPr>
          <w:trHeight w:val="688"/>
        </w:trPr>
        <w:tc>
          <w:tcPr>
            <w:tcBorders/>
            <w:tcW w:w="2189"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软件开发</w:t>
            </w:r>
            <w:r>
              <w:rPr>
                <w:rFonts w:hint="default" w:ascii="仿宋" w:hAnsi="仿宋" w:eastAsia="仿宋" w:cs="仿宋"/>
                <w:bCs/>
                <w:color w:val="000000"/>
                <w:sz w:val="24"/>
                <w:szCs w:val="24"/>
                <w:lang w:val="en-US" w:eastAsia="zh-CN"/>
              </w:rPr>
            </w:r>
            <w:r>
              <w:rPr>
                <w:rFonts w:hint="default" w:ascii="仿宋" w:hAnsi="仿宋" w:eastAsia="仿宋" w:cs="仿宋"/>
                <w:bCs/>
                <w:color w:val="000000"/>
                <w:sz w:val="24"/>
                <w:szCs w:val="24"/>
                <w:lang w:val="en-US" w:eastAsia="zh-CN"/>
              </w:rPr>
            </w:r>
          </w:p>
        </w:tc>
        <w:tc>
          <w:tcPr>
            <w:tcBorders/>
            <w:tcW w:w="1970"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974800.00元</w:t>
            </w:r>
            <w:r>
              <w:rPr>
                <w:rFonts w:hint="default" w:ascii="仿宋" w:hAnsi="仿宋" w:eastAsia="仿宋" w:cs="仿宋"/>
                <w:bCs/>
                <w:color w:val="000000"/>
                <w:sz w:val="24"/>
                <w:szCs w:val="24"/>
                <w:lang w:val="en-US" w:eastAsia="zh-CN"/>
              </w:rPr>
            </w:r>
            <w:r>
              <w:rPr>
                <w:rFonts w:hint="default" w:ascii="仿宋" w:hAnsi="仿宋" w:eastAsia="仿宋" w:cs="仿宋"/>
                <w:bCs/>
                <w:color w:val="000000"/>
                <w:sz w:val="24"/>
                <w:szCs w:val="24"/>
                <w:lang w:val="en-US" w:eastAsia="zh-CN"/>
              </w:rPr>
            </w:r>
          </w:p>
        </w:tc>
        <w:tc>
          <w:tcPr>
            <w:tcBorders/>
            <w:tcW w:w="1589" w:type="dxa"/>
            <w:vAlign w:val="center"/>
            <w:noWrap w:val="false"/>
          </w:tcPr>
          <w:p>
            <w:pPr>
              <w:keepNext w:val="false"/>
              <w:keepLines w:val="false"/>
              <w:pageBreakBefore w:val="false"/>
              <w:widowControl w:val="false"/>
              <w:pBdr/>
              <w:bidi w:val="false"/>
              <w:spacing w:line="360" w:lineRule="auto"/>
              <w:ind/>
              <w:jc w:val="center"/>
              <w:rPr>
                <w:rFonts w:hint="eastAsia" w:ascii="仿宋" w:hAnsi="仿宋" w:eastAsia="仿宋" w:cs="仿宋"/>
                <w:bCs/>
                <w:color w:val="000000"/>
                <w:sz w:val="24"/>
                <w:szCs w:val="24"/>
              </w:rPr>
            </w:pPr>
            <w:r>
              <w:rPr>
                <w:rFonts w:hint="eastAsia" w:ascii="仿宋" w:hAnsi="仿宋" w:eastAsia="仿宋" w:cs="仿宋"/>
                <w:bCs/>
                <w:color w:val="000000"/>
                <w:sz w:val="24"/>
                <w:szCs w:val="24"/>
                <w:lang w:val="en-US" w:eastAsia="zh-CN"/>
              </w:rPr>
              <w:t xml:space="preserve">6</w:t>
            </w:r>
            <w:r>
              <w:rPr>
                <w:rFonts w:hint="eastAsia" w:ascii="仿宋" w:hAnsi="仿宋" w:eastAsia="仿宋" w:cs="仿宋"/>
                <w:bCs/>
                <w:color w:val="000000"/>
                <w:sz w:val="24"/>
                <w:szCs w:val="24"/>
              </w:rPr>
              <w:t xml:space="preserve">%</w:t>
            </w:r>
            <w:r>
              <w:rPr>
                <w:rFonts w:hint="eastAsia" w:ascii="仿宋" w:hAnsi="仿宋" w:eastAsia="仿宋" w:cs="仿宋"/>
                <w:bCs/>
                <w:color w:val="000000"/>
                <w:sz w:val="24"/>
                <w:szCs w:val="24"/>
              </w:rPr>
            </w:r>
            <w:r>
              <w:rPr>
                <w:rFonts w:hint="eastAsia" w:ascii="仿宋" w:hAnsi="仿宋" w:eastAsia="仿宋" w:cs="仿宋"/>
                <w:bCs/>
                <w:color w:val="000000"/>
                <w:sz w:val="24"/>
                <w:szCs w:val="24"/>
              </w:rPr>
            </w:r>
          </w:p>
        </w:tc>
        <w:tc>
          <w:tcPr>
            <w:tcBorders/>
            <w:tcW w:w="2916"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所有交付的软件或平台不得限制使用期限和并发数</w:t>
            </w:r>
            <w:r>
              <w:rPr>
                <w:rFonts w:hint="default" w:ascii="仿宋" w:hAnsi="仿宋" w:eastAsia="仿宋" w:cs="仿宋"/>
                <w:bCs/>
                <w:color w:val="000000"/>
                <w:sz w:val="24"/>
                <w:szCs w:val="24"/>
                <w:lang w:val="en-US" w:eastAsia="zh-CN"/>
              </w:rPr>
            </w:r>
            <w:r>
              <w:rPr>
                <w:rFonts w:hint="default" w:ascii="仿宋" w:hAnsi="仿宋" w:eastAsia="仿宋" w:cs="仿宋"/>
                <w:bCs/>
                <w:color w:val="000000"/>
                <w:sz w:val="24"/>
                <w:szCs w:val="24"/>
                <w:lang w:val="en-US" w:eastAsia="zh-CN"/>
              </w:rPr>
            </w:r>
          </w:p>
        </w:tc>
      </w:tr>
      <w:tr>
        <w:trPr>
          <w:trHeight w:val="698"/>
        </w:trPr>
        <w:tc>
          <w:tcPr>
            <w:tcBorders/>
            <w:tcW w:w="2189"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AI算力服务</w:t>
            </w:r>
            <w:r>
              <w:rPr>
                <w:rFonts w:hint="default" w:ascii="仿宋" w:hAnsi="仿宋" w:eastAsia="仿宋" w:cs="仿宋"/>
                <w:bCs/>
                <w:color w:val="000000"/>
                <w:sz w:val="24"/>
                <w:szCs w:val="24"/>
                <w:lang w:val="en-US" w:eastAsia="zh-CN"/>
              </w:rPr>
            </w:r>
            <w:r>
              <w:rPr>
                <w:rFonts w:hint="default" w:ascii="仿宋" w:hAnsi="仿宋" w:eastAsia="仿宋" w:cs="仿宋"/>
                <w:bCs/>
                <w:color w:val="000000"/>
                <w:sz w:val="24"/>
                <w:szCs w:val="24"/>
                <w:lang w:val="en-US" w:eastAsia="zh-CN"/>
              </w:rPr>
            </w:r>
          </w:p>
        </w:tc>
        <w:tc>
          <w:tcPr>
            <w:tcBorders/>
            <w:tcW w:w="1970"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250000.00元/年</w:t>
            </w:r>
            <w:r>
              <w:rPr>
                <w:rFonts w:hint="default" w:ascii="仿宋" w:hAnsi="仿宋" w:eastAsia="仿宋" w:cs="仿宋"/>
                <w:bCs/>
                <w:color w:val="000000"/>
                <w:sz w:val="24"/>
                <w:szCs w:val="24"/>
                <w:lang w:val="en-US" w:eastAsia="zh-CN"/>
              </w:rPr>
            </w:r>
            <w:r>
              <w:rPr>
                <w:rFonts w:hint="default" w:ascii="仿宋" w:hAnsi="仿宋" w:eastAsia="仿宋" w:cs="仿宋"/>
                <w:bCs/>
                <w:color w:val="000000"/>
                <w:sz w:val="24"/>
                <w:szCs w:val="24"/>
                <w:lang w:val="en-US" w:eastAsia="zh-CN"/>
              </w:rPr>
            </w:r>
          </w:p>
        </w:tc>
        <w:tc>
          <w:tcPr>
            <w:tcBorders/>
            <w:tcW w:w="1589"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Cs/>
                <w:color w:val="000000"/>
                <w:sz w:val="24"/>
                <w:szCs w:val="24"/>
              </w:rPr>
            </w:pPr>
            <w:r>
              <w:rPr>
                <w:rFonts w:hint="eastAsia" w:ascii="仿宋" w:hAnsi="仿宋" w:eastAsia="仿宋" w:cs="仿宋"/>
                <w:bCs/>
                <w:color w:val="000000"/>
                <w:sz w:val="24"/>
                <w:szCs w:val="24"/>
                <w:lang w:val="en-US" w:eastAsia="zh-CN"/>
              </w:rPr>
              <w:t xml:space="preserve">6</w:t>
            </w:r>
            <w:r>
              <w:rPr>
                <w:rFonts w:hint="eastAsia" w:ascii="仿宋" w:hAnsi="仿宋" w:eastAsia="仿宋" w:cs="仿宋"/>
                <w:bCs/>
                <w:color w:val="000000"/>
                <w:sz w:val="24"/>
                <w:szCs w:val="24"/>
              </w:rPr>
              <w:t xml:space="preserve">%</w:t>
            </w:r>
            <w:r>
              <w:rPr>
                <w:rFonts w:hint="eastAsia" w:ascii="仿宋" w:hAnsi="仿宋" w:eastAsia="仿宋" w:cs="仿宋"/>
                <w:bCs/>
                <w:color w:val="000000"/>
                <w:sz w:val="24"/>
                <w:szCs w:val="24"/>
              </w:rPr>
            </w:r>
            <w:r>
              <w:rPr>
                <w:rFonts w:hint="eastAsia" w:ascii="仿宋" w:hAnsi="仿宋" w:eastAsia="仿宋" w:cs="仿宋"/>
                <w:bCs/>
                <w:color w:val="000000"/>
                <w:sz w:val="24"/>
                <w:szCs w:val="24"/>
              </w:rPr>
            </w:r>
          </w:p>
        </w:tc>
        <w:tc>
          <w:tcPr>
            <w:tcBorders/>
            <w:tcW w:w="2916"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Cs/>
                <w:color w:val="000000"/>
                <w:sz w:val="24"/>
                <w:szCs w:val="24"/>
                <w:lang w:eastAsia="zh-CN"/>
              </w:rPr>
            </w:pPr>
            <w:r>
              <w:rPr>
                <w:rFonts w:hint="eastAsia" w:ascii="仿宋" w:hAnsi="仿宋" w:eastAsia="仿宋" w:cs="仿宋"/>
                <w:bCs/>
                <w:color w:val="000000"/>
                <w:sz w:val="24"/>
                <w:szCs w:val="24"/>
              </w:rPr>
              <w:t xml:space="preserve">服务满3年设备所有权归</w:t>
            </w:r>
            <w:r>
              <w:rPr>
                <w:rFonts w:hint="eastAsia" w:ascii="仿宋" w:hAnsi="仿宋" w:eastAsia="仿宋" w:cs="仿宋"/>
                <w:bCs/>
                <w:color w:val="000000"/>
                <w:sz w:val="24"/>
                <w:szCs w:val="24"/>
                <w:lang w:eastAsia="zh-CN"/>
              </w:rPr>
              <w:t xml:space="preserve">甲方</w:t>
            </w:r>
            <w:r>
              <w:rPr>
                <w:rFonts w:hint="eastAsia" w:ascii="仿宋" w:hAnsi="仿宋" w:eastAsia="仿宋" w:cs="仿宋"/>
                <w:bCs/>
                <w:color w:val="000000"/>
                <w:sz w:val="24"/>
                <w:szCs w:val="24"/>
                <w:lang w:eastAsia="zh-CN"/>
              </w:rPr>
            </w:r>
            <w:r>
              <w:rPr>
                <w:rFonts w:hint="eastAsia" w:ascii="仿宋" w:hAnsi="仿宋" w:eastAsia="仿宋" w:cs="仿宋"/>
                <w:bCs/>
                <w:color w:val="000000"/>
                <w:sz w:val="24"/>
                <w:szCs w:val="24"/>
                <w:lang w:eastAsia="zh-CN"/>
              </w:rPr>
            </w:r>
          </w:p>
        </w:tc>
      </w:tr>
      <w:tr>
        <w:trPr>
          <w:trHeight w:val="698"/>
        </w:trPr>
        <w:tc>
          <w:tcPr>
            <w:tcBorders/>
            <w:tcW w:w="2189"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总计</w:t>
            </w:r>
            <w:r>
              <w:rPr>
                <w:rFonts w:hint="default" w:ascii="仿宋" w:hAnsi="仿宋" w:eastAsia="仿宋" w:cs="仿宋"/>
                <w:bCs/>
                <w:color w:val="000000"/>
                <w:sz w:val="24"/>
                <w:szCs w:val="24"/>
                <w:lang w:val="en-US" w:eastAsia="zh-CN"/>
              </w:rPr>
            </w:r>
            <w:r>
              <w:rPr>
                <w:rFonts w:hint="default" w:ascii="仿宋" w:hAnsi="仿宋" w:eastAsia="仿宋" w:cs="仿宋"/>
                <w:bCs/>
                <w:color w:val="000000"/>
                <w:sz w:val="24"/>
                <w:szCs w:val="24"/>
                <w:lang w:val="en-US" w:eastAsia="zh-CN"/>
              </w:rPr>
            </w:r>
          </w:p>
        </w:tc>
        <w:tc>
          <w:tcPr>
            <w:tcBorders/>
            <w:tcW w:w="1970"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1224800.00元</w:t>
            </w:r>
            <w:r>
              <w:rPr>
                <w:rFonts w:hint="default" w:ascii="仿宋" w:hAnsi="仿宋" w:eastAsia="仿宋" w:cs="仿宋"/>
                <w:bCs/>
                <w:color w:val="000000"/>
                <w:sz w:val="24"/>
                <w:szCs w:val="24"/>
                <w:lang w:val="en-US" w:eastAsia="zh-CN"/>
              </w:rPr>
            </w:r>
            <w:r>
              <w:rPr>
                <w:rFonts w:hint="default" w:ascii="仿宋" w:hAnsi="仿宋" w:eastAsia="仿宋" w:cs="仿宋"/>
                <w:bCs/>
                <w:color w:val="000000"/>
                <w:sz w:val="24"/>
                <w:szCs w:val="24"/>
                <w:lang w:val="en-US" w:eastAsia="zh-CN"/>
              </w:rPr>
            </w:r>
          </w:p>
        </w:tc>
        <w:tc>
          <w:tcPr>
            <w:tcBorders/>
            <w:tcW w:w="1589"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r>
            <w:r>
              <w:rPr>
                <w:rFonts w:hint="eastAsia" w:ascii="仿宋" w:hAnsi="仿宋" w:eastAsia="仿宋" w:cs="仿宋"/>
                <w:bCs/>
                <w:color w:val="000000"/>
                <w:sz w:val="24"/>
                <w:szCs w:val="24"/>
                <w:lang w:val="en-US" w:eastAsia="zh-CN"/>
              </w:rPr>
            </w:r>
            <w:r>
              <w:rPr>
                <w:rFonts w:hint="eastAsia" w:ascii="仿宋" w:hAnsi="仿宋" w:eastAsia="仿宋" w:cs="仿宋"/>
                <w:bCs/>
                <w:color w:val="000000"/>
                <w:sz w:val="24"/>
                <w:szCs w:val="24"/>
                <w:lang w:val="en-US" w:eastAsia="zh-CN"/>
              </w:rPr>
            </w:r>
          </w:p>
        </w:tc>
        <w:tc>
          <w:tcPr>
            <w:tcBorders/>
            <w:tcW w:w="2916"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Cs/>
                <w:color w:val="000000"/>
                <w:sz w:val="24"/>
                <w:szCs w:val="24"/>
              </w:rPr>
            </w:pPr>
            <w:r/>
            <w:bookmarkStart w:id="113" w:name="_GoBack"/>
            <w:r/>
            <w:bookmarkEnd w:id="113"/>
            <w:r>
              <w:rPr>
                <w:rFonts w:hint="eastAsia" w:ascii="仿宋" w:hAnsi="仿宋" w:eastAsia="仿宋" w:cs="仿宋"/>
                <w:bCs/>
                <w:color w:val="000000"/>
                <w:sz w:val="24"/>
                <w:szCs w:val="24"/>
              </w:rPr>
            </w:r>
            <w:r>
              <w:rPr>
                <w:rFonts w:hint="eastAsia" w:ascii="仿宋" w:hAnsi="仿宋" w:eastAsia="仿宋" w:cs="仿宋"/>
                <w:bCs/>
                <w:color w:val="000000"/>
                <w:sz w:val="24"/>
                <w:szCs w:val="24"/>
              </w:rPr>
            </w:r>
          </w:p>
        </w:tc>
      </w:tr>
    </w:tbl>
    <w:p>
      <w:pPr>
        <w:keepNext w:val="false"/>
        <w:keepLines w:val="false"/>
        <w:pageBreakBefore w:val="false"/>
        <w:widowControl w:val="false"/>
        <w:pBdr/>
        <w:tabs>
          <w:tab w:val="left" w:leader="none" w:pos="1060"/>
        </w:tabs>
        <w:bidi w:val="false"/>
        <w:spacing w:line="360" w:lineRule="auto"/>
        <w:ind w:firstLine="480"/>
        <w:rPr>
          <w:rFonts w:hint="eastAsia" w:ascii="仿宋" w:hAnsi="仿宋" w:eastAsia="仿宋" w:cs="仿宋"/>
          <w:i/>
          <w:color w:val="000000"/>
          <w:sz w:val="24"/>
          <w:szCs w:val="24"/>
        </w:rPr>
      </w:pPr>
      <w:r>
        <w:rPr>
          <w:rFonts w:hint="eastAsia" w:ascii="仿宋" w:hAnsi="仿宋" w:eastAsia="仿宋" w:cs="仿宋"/>
          <w:color w:val="000000"/>
          <w:sz w:val="24"/>
          <w:szCs w:val="24"/>
        </w:rPr>
        <w:t xml:space="preserve">2、研究开发经费由甲方</w:t>
      </w:r>
      <w:r>
        <w:rPr>
          <w:rFonts w:hint="eastAsia" w:ascii="仿宋" w:hAnsi="仿宋" w:eastAsia="仿宋" w:cs="仿宋"/>
          <w:i/>
          <w:color w:val="000000"/>
          <w:sz w:val="24"/>
          <w:szCs w:val="24"/>
        </w:rPr>
      </w:r>
      <w:r>
        <w:rPr>
          <w:rFonts w:hint="eastAsia" w:ascii="仿宋" w:hAnsi="仿宋" w:eastAsia="仿宋" w:cs="仿宋"/>
          <w:i/>
          <w:color w:val="000000"/>
          <w:sz w:val="24"/>
          <w:szCs w:val="24"/>
        </w:rPr>
      </w:r>
    </w:p>
    <w:p>
      <w:pPr>
        <w:pBdr/>
        <w:spacing w:line="360" w:lineRule="auto"/>
        <w:ind w:firstLine="480"/>
        <w:rPr>
          <w:rFonts w:hint="default" w:ascii="仿宋_GB2312" w:hAnsi="仿宋_GB2312" w:eastAsia="仿宋_GB2312" w:cs="仿宋_GB2312"/>
          <w:color w:val="auto"/>
          <w:sz w:val="24"/>
          <w:szCs w:val="24"/>
          <w:u w:val="single"/>
          <w:lang w:val="en-US" w:eastAsia="zh-CN"/>
        </w:rPr>
      </w:pPr>
      <w:r>
        <w:rPr>
          <w:rFonts w:hint="eastAsia" w:ascii="仿宋_GB2312" w:hAnsi="仿宋_GB2312" w:eastAsia="仿宋_GB2312" w:cs="仿宋_GB2312"/>
          <w:color w:val="auto"/>
          <w:sz w:val="24"/>
          <w:szCs w:val="24"/>
          <w:u w:val="single"/>
          <w:lang w:val="zh-CN" w:eastAsia="zh-CN"/>
        </w:rPr>
        <w:t xml:space="preserve">合同生效后，乙方开具符合甲方要求的增值税专用发票，甲方收到发票</w:t>
      </w:r>
      <w:r>
        <w:rPr>
          <w:rFonts w:hint="eastAsia" w:ascii="仿宋_GB2312" w:hAnsi="仿宋_GB2312" w:eastAsia="仿宋_GB2312" w:cs="仿宋_GB2312"/>
          <w:color w:val="auto"/>
          <w:sz w:val="24"/>
          <w:szCs w:val="24"/>
          <w:u w:val="single"/>
          <w:lang w:val="en-US" w:eastAsia="zh-CN"/>
        </w:rPr>
        <w:t xml:space="preserve">30</w:t>
      </w:r>
      <w:r>
        <w:rPr>
          <w:rFonts w:hint="eastAsia" w:ascii="仿宋_GB2312" w:hAnsi="仿宋_GB2312" w:eastAsia="仿宋_GB2312" w:cs="仿宋_GB2312"/>
          <w:color w:val="auto"/>
          <w:sz w:val="24"/>
          <w:szCs w:val="24"/>
          <w:u w:val="single"/>
          <w:lang w:val="zh-CN" w:eastAsia="zh-CN"/>
        </w:rPr>
        <w:t xml:space="preserve">日内</w:t>
      </w:r>
      <w:r>
        <w:rPr>
          <w:rFonts w:hint="eastAsia" w:ascii="仿宋_GB2312" w:hAnsi="仿宋_GB2312" w:eastAsia="仿宋_GB2312" w:cs="仿宋_GB2312"/>
          <w:color w:val="auto"/>
          <w:sz w:val="24"/>
          <w:szCs w:val="24"/>
          <w:u w:val="single"/>
          <w:lang w:val="en-US" w:eastAsia="zh-CN"/>
        </w:rPr>
        <w:t xml:space="preserve">向乙方支</w:t>
      </w:r>
      <w:r>
        <w:rPr>
          <w:rFonts w:hint="eastAsia" w:ascii="仿宋_GB2312" w:hAnsi="仿宋_GB2312" w:eastAsia="仿宋_GB2312" w:cs="仿宋_GB2312"/>
          <w:color w:val="auto"/>
          <w:sz w:val="24"/>
          <w:szCs w:val="24"/>
          <w:u w:val="single"/>
          <w:lang w:val="zh-CN" w:eastAsia="zh-CN"/>
        </w:rPr>
        <w:t xml:space="preserve">付</w:t>
      </w:r>
      <w:r>
        <w:rPr>
          <w:rFonts w:hint="eastAsia" w:ascii="仿宋_GB2312" w:hAnsi="仿宋_GB2312" w:eastAsia="仿宋_GB2312" w:cs="仿宋_GB2312"/>
          <w:color w:val="auto"/>
          <w:sz w:val="24"/>
          <w:szCs w:val="24"/>
          <w:u w:val="single"/>
          <w:lang w:val="en-US" w:eastAsia="zh-CN"/>
        </w:rPr>
        <w:t xml:space="preserve">软件开发费用总额3</w:t>
      </w:r>
      <w:r>
        <w:rPr>
          <w:rFonts w:hint="eastAsia" w:ascii="仿宋_GB2312" w:hAnsi="仿宋_GB2312" w:eastAsia="仿宋_GB2312" w:cs="仿宋_GB2312"/>
          <w:color w:val="auto"/>
          <w:sz w:val="24"/>
          <w:szCs w:val="24"/>
          <w:u w:val="single"/>
          <w:lang w:val="zh-CN" w:eastAsia="zh-CN"/>
        </w:rPr>
        <w:t xml:space="preserve">0%，即人民币</w:t>
      </w:r>
      <w:r>
        <w:rPr>
          <w:rFonts w:hint="eastAsia" w:ascii="仿宋_GB2312" w:hAnsi="仿宋_GB2312" w:eastAsia="仿宋_GB2312" w:cs="仿宋_GB2312"/>
          <w:color w:val="auto"/>
          <w:sz w:val="24"/>
          <w:szCs w:val="24"/>
          <w:u w:val="single"/>
          <w:lang w:val="zh-CN" w:eastAsia="zh-CN"/>
        </w:rPr>
        <w:t xml:space="preserve">贰拾玖万贰仟肆佰肆拾元整（小写：￥</w:t>
      </w:r>
      <w:r>
        <w:rPr>
          <w:rFonts w:hint="eastAsia" w:ascii="仿宋_GB2312" w:hAnsi="仿宋_GB2312" w:eastAsia="仿宋_GB2312" w:cs="仿宋_GB2312"/>
          <w:color w:val="auto"/>
          <w:sz w:val="24"/>
          <w:szCs w:val="24"/>
          <w:u w:val="single"/>
          <w:lang w:val="en-US" w:eastAsia="zh-CN"/>
        </w:rPr>
        <w:t xml:space="preserve">292440.00</w:t>
      </w:r>
      <w:r>
        <w:rPr>
          <w:rFonts w:hint="eastAsia" w:ascii="仿宋_GB2312" w:hAnsi="仿宋_GB2312" w:eastAsia="仿宋_GB2312" w:cs="仿宋_GB2312"/>
          <w:color w:val="auto"/>
          <w:sz w:val="24"/>
          <w:szCs w:val="24"/>
          <w:u w:val="single"/>
          <w:lang w:val="zh-CN" w:eastAsia="zh-CN"/>
        </w:rPr>
        <w:t xml:space="preserve">元）；</w:t>
      </w:r>
      <w:r>
        <w:rPr>
          <w:rFonts w:hint="eastAsia" w:ascii="仿宋_GB2312" w:hAnsi="仿宋_GB2312" w:eastAsia="仿宋_GB2312" w:cs="仿宋_GB2312"/>
          <w:color w:val="auto"/>
          <w:sz w:val="24"/>
          <w:szCs w:val="24"/>
          <w:u w:val="single"/>
          <w:lang w:val="en-US" w:eastAsia="zh-CN"/>
        </w:rPr>
        <w:t xml:space="preserve">支付AI算力服务费用总额50%，</w:t>
      </w:r>
      <w:r>
        <w:rPr>
          <w:rFonts w:hint="eastAsia" w:ascii="仿宋_GB2312" w:hAnsi="仿宋_GB2312" w:eastAsia="仿宋_GB2312" w:cs="仿宋_GB2312"/>
          <w:color w:val="auto"/>
          <w:sz w:val="24"/>
          <w:szCs w:val="24"/>
          <w:u w:val="single"/>
          <w:lang w:val="zh-CN" w:eastAsia="zh-CN"/>
        </w:rPr>
        <w:t xml:space="preserve">即人民币</w:t>
      </w:r>
      <w:r>
        <w:rPr>
          <w:rFonts w:hint="eastAsia" w:ascii="仿宋_GB2312" w:hAnsi="仿宋_GB2312" w:eastAsia="仿宋_GB2312" w:cs="仿宋_GB2312"/>
          <w:color w:val="auto"/>
          <w:sz w:val="24"/>
          <w:szCs w:val="24"/>
          <w:u w:val="single"/>
          <w:lang w:val="zh-CN" w:eastAsia="zh-CN"/>
        </w:rPr>
        <w:t xml:space="preserve">壹拾贰万伍仟元整（小写：￥</w:t>
      </w:r>
      <w:r>
        <w:rPr>
          <w:rFonts w:hint="eastAsia" w:ascii="仿宋_GB2312" w:hAnsi="仿宋_GB2312" w:eastAsia="仿宋_GB2312" w:cs="仿宋_GB2312"/>
          <w:color w:val="auto"/>
          <w:sz w:val="24"/>
          <w:szCs w:val="24"/>
          <w:u w:val="single"/>
          <w:lang w:val="en-US" w:eastAsia="zh-CN"/>
        </w:rPr>
        <w:t xml:space="preserve">125000.00</w:t>
      </w:r>
      <w:r>
        <w:rPr>
          <w:rFonts w:hint="eastAsia" w:ascii="仿宋_GB2312" w:hAnsi="仿宋_GB2312" w:eastAsia="仿宋_GB2312" w:cs="仿宋_GB2312"/>
          <w:color w:val="auto"/>
          <w:sz w:val="24"/>
          <w:szCs w:val="24"/>
          <w:u w:val="single"/>
          <w:lang w:val="zh-CN" w:eastAsia="zh-CN"/>
        </w:rPr>
        <w:t xml:space="preserve">元）。</w:t>
      </w:r>
      <w:r>
        <w:rPr>
          <w:rFonts w:hint="default" w:ascii="仿宋_GB2312" w:hAnsi="仿宋_GB2312" w:eastAsia="仿宋_GB2312" w:cs="仿宋_GB2312"/>
          <w:color w:val="auto"/>
          <w:sz w:val="24"/>
          <w:szCs w:val="24"/>
          <w:u w:val="single"/>
          <w:lang w:val="en-US" w:eastAsia="zh-CN"/>
        </w:rPr>
      </w:r>
      <w:r>
        <w:rPr>
          <w:rFonts w:hint="default" w:ascii="仿宋_GB2312" w:hAnsi="仿宋_GB2312" w:eastAsia="仿宋_GB2312" w:cs="仿宋_GB2312"/>
          <w:color w:val="auto"/>
          <w:sz w:val="24"/>
          <w:szCs w:val="24"/>
          <w:u w:val="single"/>
          <w:lang w:val="en-US" w:eastAsia="zh-CN"/>
        </w:rPr>
      </w:r>
    </w:p>
    <w:p>
      <w:pPr>
        <w:pBdr/>
        <w:spacing w:line="360" w:lineRule="auto"/>
        <w:ind w:firstLine="480"/>
        <w:rPr>
          <w:rFonts w:hint="eastAsia" w:ascii="仿宋_GB2312" w:hAnsi="仿宋_GB2312" w:eastAsia="仿宋_GB2312" w:cs="仿宋_GB2312"/>
          <w:color w:val="auto"/>
          <w:sz w:val="24"/>
          <w:szCs w:val="24"/>
          <w:u w:val="single"/>
          <w:lang w:val="zh-CN" w:eastAsia="zh-CN"/>
        </w:rPr>
      </w:pPr>
      <w:r>
        <w:rPr>
          <w:rFonts w:hint="eastAsia" w:ascii="仿宋_GB2312" w:hAnsi="仿宋_GB2312" w:eastAsia="仿宋_GB2312" w:cs="仿宋_GB2312"/>
          <w:color w:val="auto"/>
          <w:sz w:val="24"/>
          <w:szCs w:val="24"/>
          <w:u w:val="single"/>
          <w:lang w:val="en-US" w:eastAsia="zh-CN"/>
        </w:rPr>
        <w:t xml:space="preserve">乙方完成系统建设工作并上线试运行后，乙方按照甲方要求开具符合</w:t>
      </w:r>
      <w:r>
        <w:rPr>
          <w:rFonts w:hint="eastAsia" w:ascii="仿宋_GB2312" w:hAnsi="仿宋_GB2312" w:eastAsia="仿宋_GB2312" w:cs="仿宋_GB2312"/>
          <w:color w:val="auto"/>
          <w:sz w:val="24"/>
          <w:szCs w:val="24"/>
          <w:u w:val="single"/>
          <w:lang w:val="zh-CN" w:eastAsia="zh-CN"/>
        </w:rPr>
        <w:t xml:space="preserve">甲方要求的增值税专用发票</w:t>
      </w:r>
      <w:r>
        <w:rPr>
          <w:rFonts w:hint="eastAsia" w:ascii="仿宋_GB2312" w:hAnsi="仿宋_GB2312" w:eastAsia="仿宋_GB2312" w:cs="仿宋_GB2312"/>
          <w:color w:val="auto"/>
          <w:sz w:val="24"/>
          <w:szCs w:val="24"/>
          <w:u w:val="single"/>
          <w:lang w:val="en-US" w:eastAsia="zh-CN"/>
        </w:rPr>
        <w:t xml:space="preserve">，甲方收到发票后30日内向乙方支付软件开发费用总额40%</w:t>
      </w:r>
      <w:r>
        <w:rPr>
          <w:rFonts w:hint="eastAsia" w:ascii="仿宋_GB2312" w:hAnsi="仿宋_GB2312" w:eastAsia="仿宋_GB2312" w:cs="仿宋_GB2312"/>
          <w:color w:val="auto"/>
          <w:sz w:val="24"/>
          <w:szCs w:val="24"/>
          <w:u w:val="single"/>
          <w:lang w:val="zh-CN" w:eastAsia="zh-CN"/>
        </w:rPr>
        <w:t xml:space="preserve">，即人民币</w:t>
      </w:r>
      <w:r>
        <w:rPr>
          <w:rFonts w:hint="eastAsia" w:ascii="仿宋_GB2312" w:hAnsi="仿宋_GB2312" w:eastAsia="仿宋_GB2312" w:cs="仿宋_GB2312"/>
          <w:color w:val="auto"/>
          <w:sz w:val="24"/>
          <w:szCs w:val="24"/>
          <w:u w:val="single"/>
          <w:lang w:val="en-US" w:eastAsia="zh-CN"/>
        </w:rPr>
        <w:t xml:space="preserve">叁拾捌万玖仟玖佰贰拾</w:t>
      </w:r>
      <w:r>
        <w:rPr>
          <w:rFonts w:hint="eastAsia" w:ascii="仿宋_GB2312" w:hAnsi="仿宋_GB2312" w:eastAsia="仿宋_GB2312" w:cs="仿宋_GB2312"/>
          <w:color w:val="auto"/>
          <w:sz w:val="24"/>
          <w:szCs w:val="24"/>
          <w:u w:val="single"/>
          <w:lang w:val="zh-CN" w:eastAsia="zh-CN"/>
        </w:rPr>
        <w:t xml:space="preserve">元整（小写：￥</w:t>
      </w:r>
      <w:r>
        <w:rPr>
          <w:rFonts w:hint="eastAsia" w:ascii="仿宋_GB2312" w:hAnsi="仿宋_GB2312" w:eastAsia="仿宋_GB2312" w:cs="仿宋_GB2312"/>
          <w:color w:val="auto"/>
          <w:sz w:val="24"/>
          <w:szCs w:val="24"/>
          <w:u w:val="single"/>
          <w:lang w:val="en-US" w:eastAsia="zh-CN"/>
        </w:rPr>
        <w:t xml:space="preserve">389920.00</w:t>
      </w:r>
      <w:r>
        <w:rPr>
          <w:rFonts w:hint="eastAsia" w:ascii="仿宋_GB2312" w:hAnsi="仿宋_GB2312" w:eastAsia="仿宋_GB2312" w:cs="仿宋_GB2312"/>
          <w:color w:val="auto"/>
          <w:sz w:val="24"/>
          <w:szCs w:val="24"/>
          <w:u w:val="single"/>
          <w:lang w:val="zh-CN" w:eastAsia="zh-CN"/>
        </w:rPr>
        <w:t xml:space="preserve">元）。</w:t>
      </w:r>
      <w:r>
        <w:rPr>
          <w:rFonts w:hint="eastAsia" w:ascii="仿宋_GB2312" w:hAnsi="仿宋_GB2312" w:eastAsia="仿宋_GB2312" w:cs="仿宋_GB2312"/>
          <w:color w:val="auto"/>
          <w:sz w:val="24"/>
          <w:szCs w:val="24"/>
          <w:u w:val="single"/>
          <w:lang w:val="zh-CN" w:eastAsia="zh-CN"/>
        </w:rPr>
      </w:r>
      <w:r>
        <w:rPr>
          <w:rFonts w:hint="eastAsia" w:ascii="仿宋_GB2312" w:hAnsi="仿宋_GB2312" w:eastAsia="仿宋_GB2312" w:cs="仿宋_GB2312"/>
          <w:color w:val="auto"/>
          <w:sz w:val="24"/>
          <w:szCs w:val="24"/>
          <w:u w:val="single"/>
          <w:lang w:val="zh-CN" w:eastAsia="zh-CN"/>
        </w:rPr>
      </w:r>
    </w:p>
    <w:p>
      <w:pPr>
        <w:pBdr/>
        <w:spacing w:line="360" w:lineRule="auto"/>
        <w:ind w:firstLine="480"/>
        <w:rPr>
          <w:rFonts w:hint="eastAsia" w:ascii="仿宋_GB2312" w:hAnsi="仿宋_GB2312" w:eastAsia="仿宋_GB2312" w:cs="仿宋_GB2312"/>
          <w:color w:val="auto"/>
          <w:sz w:val="24"/>
          <w:szCs w:val="24"/>
          <w:u w:val="single"/>
          <w:lang w:val="en-US" w:eastAsia="zh-CN"/>
        </w:rPr>
      </w:pPr>
      <w:r>
        <w:rPr>
          <w:rFonts w:hint="eastAsia" w:ascii="仿宋_GB2312" w:hAnsi="仿宋_GB2312" w:eastAsia="仿宋_GB2312" w:cs="仿宋_GB2312"/>
          <w:color w:val="auto"/>
          <w:sz w:val="24"/>
          <w:szCs w:val="24"/>
          <w:u w:val="single"/>
          <w:lang w:val="en-US" w:eastAsia="zh-CN"/>
        </w:rPr>
        <w:t xml:space="preserve">在系统上线稳定运行30日，乙方满足甲方驻场人员和驻场时间的要求后，甲乙双方在验收报告上签字之日起十五日内，乙方按照甲方要求开具符合</w:t>
      </w:r>
      <w:r>
        <w:rPr>
          <w:rFonts w:hint="eastAsia" w:ascii="仿宋_GB2312" w:hAnsi="仿宋_GB2312" w:eastAsia="仿宋_GB2312" w:cs="仿宋_GB2312"/>
          <w:color w:val="auto"/>
          <w:sz w:val="24"/>
          <w:szCs w:val="24"/>
          <w:u w:val="single"/>
          <w:lang w:val="zh-CN" w:eastAsia="zh-CN"/>
        </w:rPr>
        <w:t xml:space="preserve">甲方要求的增值税专用发票</w:t>
      </w:r>
      <w:r>
        <w:rPr>
          <w:rFonts w:hint="eastAsia" w:ascii="仿宋_GB2312" w:hAnsi="仿宋_GB2312" w:eastAsia="仿宋_GB2312" w:cs="仿宋_GB2312"/>
          <w:color w:val="auto"/>
          <w:sz w:val="24"/>
          <w:szCs w:val="24"/>
          <w:u w:val="single"/>
          <w:lang w:val="en-US" w:eastAsia="zh-CN"/>
        </w:rPr>
        <w:t xml:space="preserve">，甲方收到发票后30日内向乙方支付软件开发费用总额20%，</w:t>
      </w:r>
      <w:r>
        <w:rPr>
          <w:rFonts w:hint="eastAsia" w:ascii="仿宋_GB2312" w:hAnsi="仿宋_GB2312" w:eastAsia="仿宋_GB2312" w:cs="仿宋_GB2312"/>
          <w:color w:val="auto"/>
          <w:sz w:val="24"/>
          <w:szCs w:val="24"/>
          <w:u w:val="single"/>
          <w:lang w:val="zh-CN" w:eastAsia="zh-CN"/>
        </w:rPr>
        <w:t xml:space="preserve">即人民币</w:t>
      </w:r>
      <w:r>
        <w:rPr>
          <w:rFonts w:hint="eastAsia" w:ascii="仿宋_GB2312" w:hAnsi="仿宋_GB2312" w:eastAsia="仿宋_GB2312" w:cs="仿宋_GB2312"/>
          <w:color w:val="auto"/>
          <w:sz w:val="24"/>
          <w:szCs w:val="24"/>
          <w:u w:val="single"/>
          <w:lang w:val="en-US" w:eastAsia="zh-CN"/>
        </w:rPr>
        <w:t xml:space="preserve">壹拾玖万肆仟玖佰陆拾</w:t>
      </w:r>
      <w:r>
        <w:rPr>
          <w:rFonts w:hint="eastAsia" w:ascii="仿宋_GB2312" w:hAnsi="仿宋_GB2312" w:eastAsia="仿宋_GB2312" w:cs="仿宋_GB2312"/>
          <w:color w:val="auto"/>
          <w:sz w:val="24"/>
          <w:szCs w:val="24"/>
          <w:u w:val="single"/>
          <w:lang w:val="zh-CN" w:eastAsia="zh-CN"/>
        </w:rPr>
        <w:t xml:space="preserve">元整（小写：￥</w:t>
      </w:r>
      <w:r>
        <w:rPr>
          <w:rFonts w:hint="eastAsia" w:ascii="仿宋_GB2312" w:hAnsi="仿宋_GB2312" w:eastAsia="仿宋_GB2312" w:cs="仿宋_GB2312"/>
          <w:color w:val="auto"/>
          <w:sz w:val="24"/>
          <w:szCs w:val="24"/>
          <w:u w:val="single"/>
          <w:lang w:val="en-US" w:eastAsia="zh-CN"/>
        </w:rPr>
        <w:t xml:space="preserve">194960.00</w:t>
      </w:r>
      <w:r>
        <w:rPr>
          <w:rFonts w:hint="eastAsia" w:ascii="仿宋_GB2312" w:hAnsi="仿宋_GB2312" w:eastAsia="仿宋_GB2312" w:cs="仿宋_GB2312"/>
          <w:color w:val="auto"/>
          <w:sz w:val="24"/>
          <w:szCs w:val="24"/>
          <w:u w:val="single"/>
          <w:lang w:val="zh-CN" w:eastAsia="zh-CN"/>
        </w:rPr>
        <w:t xml:space="preserve">元）；</w:t>
      </w:r>
      <w:r>
        <w:rPr>
          <w:rFonts w:hint="eastAsia" w:ascii="仿宋_GB2312" w:hAnsi="仿宋_GB2312" w:eastAsia="仿宋_GB2312" w:cs="仿宋_GB2312"/>
          <w:color w:val="auto"/>
          <w:sz w:val="24"/>
          <w:szCs w:val="24"/>
          <w:u w:val="single"/>
          <w:lang w:val="en-US" w:eastAsia="zh-CN"/>
        </w:rPr>
        <w:t xml:space="preserve">支付AI算力服务费用总额50%，</w:t>
      </w:r>
      <w:r>
        <w:rPr>
          <w:rFonts w:hint="eastAsia" w:ascii="仿宋_GB2312" w:hAnsi="仿宋_GB2312" w:eastAsia="仿宋_GB2312" w:cs="仿宋_GB2312"/>
          <w:color w:val="auto"/>
          <w:sz w:val="24"/>
          <w:szCs w:val="24"/>
          <w:u w:val="single"/>
          <w:lang w:val="zh-CN" w:eastAsia="zh-CN"/>
        </w:rPr>
        <w:t xml:space="preserve">即人民币</w:t>
      </w:r>
      <w:r>
        <w:rPr>
          <w:rFonts w:hint="eastAsia" w:ascii="仿宋_GB2312" w:hAnsi="仿宋_GB2312" w:eastAsia="仿宋_GB2312" w:cs="仿宋_GB2312"/>
          <w:color w:val="auto"/>
          <w:sz w:val="24"/>
          <w:szCs w:val="24"/>
          <w:u w:val="single"/>
          <w:lang w:val="zh-CN" w:eastAsia="zh-CN"/>
        </w:rPr>
        <w:t xml:space="preserve">壹拾贰万伍仟元整（小写：￥</w:t>
      </w:r>
      <w:r>
        <w:rPr>
          <w:rFonts w:hint="eastAsia" w:ascii="仿宋_GB2312" w:hAnsi="仿宋_GB2312" w:eastAsia="仿宋_GB2312" w:cs="仿宋_GB2312"/>
          <w:color w:val="auto"/>
          <w:sz w:val="24"/>
          <w:szCs w:val="24"/>
          <w:u w:val="single"/>
          <w:lang w:val="en-US" w:eastAsia="zh-CN"/>
        </w:rPr>
        <w:t xml:space="preserve">125000.00</w:t>
      </w:r>
      <w:r>
        <w:rPr>
          <w:rFonts w:hint="eastAsia" w:ascii="仿宋_GB2312" w:hAnsi="仿宋_GB2312" w:eastAsia="仿宋_GB2312" w:cs="仿宋_GB2312"/>
          <w:color w:val="auto"/>
          <w:sz w:val="24"/>
          <w:szCs w:val="24"/>
          <w:u w:val="single"/>
          <w:lang w:val="zh-CN" w:eastAsia="zh-CN"/>
        </w:rPr>
        <w:t xml:space="preserve">元）。</w:t>
      </w:r>
      <w:r>
        <w:rPr>
          <w:rFonts w:hint="eastAsia" w:ascii="仿宋_GB2312" w:hAnsi="仿宋_GB2312" w:eastAsia="仿宋_GB2312" w:cs="仿宋_GB2312"/>
          <w:color w:val="auto"/>
          <w:sz w:val="24"/>
          <w:szCs w:val="24"/>
          <w:u w:val="single"/>
          <w:lang w:val="en-US" w:eastAsia="zh-CN"/>
        </w:rPr>
      </w:r>
      <w:r>
        <w:rPr>
          <w:rFonts w:hint="eastAsia" w:ascii="仿宋_GB2312" w:hAnsi="仿宋_GB2312" w:eastAsia="仿宋_GB2312" w:cs="仿宋_GB2312"/>
          <w:color w:val="auto"/>
          <w:sz w:val="24"/>
          <w:szCs w:val="24"/>
          <w:u w:val="single"/>
          <w:lang w:val="en-US" w:eastAsia="zh-CN"/>
        </w:rPr>
      </w:r>
    </w:p>
    <w:p>
      <w:pPr>
        <w:pBdr/>
        <w:spacing w:line="360" w:lineRule="auto"/>
        <w:ind w:firstLine="480"/>
        <w:rPr>
          <w:rFonts w:hint="eastAsia" w:ascii="仿宋" w:hAnsi="仿宋" w:eastAsia="仿宋" w:cs="仿宋"/>
          <w:color w:val="auto"/>
          <w:sz w:val="24"/>
          <w:szCs w:val="24"/>
          <w:u w:val="single"/>
        </w:rPr>
      </w:pPr>
      <w:r>
        <w:rPr>
          <w:rFonts w:hint="eastAsia" w:ascii="仿宋_GB2312" w:hAnsi="仿宋_GB2312" w:eastAsia="仿宋_GB2312" w:cs="仿宋_GB2312"/>
          <w:color w:val="auto"/>
          <w:sz w:val="24"/>
          <w:szCs w:val="24"/>
          <w:u w:val="single"/>
          <w:lang w:val="en-US" w:eastAsia="zh-CN"/>
        </w:rPr>
        <w:t xml:space="preserve">自项目验收报告签字之日起满一年，乙方确保系统稳定运行且达到甲方满意后，乙方按照甲方要求开具符合</w:t>
      </w:r>
      <w:r>
        <w:rPr>
          <w:rFonts w:hint="eastAsia" w:ascii="仿宋_GB2312" w:hAnsi="仿宋_GB2312" w:eastAsia="仿宋_GB2312" w:cs="仿宋_GB2312"/>
          <w:color w:val="auto"/>
          <w:sz w:val="24"/>
          <w:szCs w:val="24"/>
          <w:u w:val="single"/>
          <w:lang w:val="zh-CN" w:eastAsia="zh-CN"/>
        </w:rPr>
        <w:t xml:space="preserve">甲方要求的增值税专用发票</w:t>
      </w:r>
      <w:r>
        <w:rPr>
          <w:rFonts w:hint="eastAsia" w:ascii="仿宋_GB2312" w:hAnsi="仿宋_GB2312" w:eastAsia="仿宋_GB2312" w:cs="仿宋_GB2312"/>
          <w:color w:val="auto"/>
          <w:sz w:val="24"/>
          <w:szCs w:val="24"/>
          <w:u w:val="single"/>
          <w:lang w:val="en-US" w:eastAsia="zh-CN"/>
        </w:rPr>
        <w:t xml:space="preserve">，甲方收到发票后30日内向乙方支付软件开发费用总额10%，</w:t>
      </w:r>
      <w:r>
        <w:rPr>
          <w:rFonts w:hint="eastAsia" w:ascii="仿宋_GB2312" w:hAnsi="仿宋_GB2312" w:eastAsia="仿宋_GB2312" w:cs="仿宋_GB2312"/>
          <w:color w:val="auto"/>
          <w:sz w:val="24"/>
          <w:szCs w:val="24"/>
          <w:u w:val="single"/>
          <w:lang w:val="zh-CN" w:eastAsia="zh-CN"/>
        </w:rPr>
        <w:t xml:space="preserve">即人民币</w:t>
      </w:r>
      <w:r>
        <w:rPr>
          <w:rFonts w:hint="eastAsia" w:ascii="仿宋_GB2312" w:hAnsi="仿宋_GB2312" w:eastAsia="仿宋_GB2312" w:cs="仿宋_GB2312"/>
          <w:color w:val="auto"/>
          <w:sz w:val="24"/>
          <w:szCs w:val="24"/>
          <w:u w:val="single"/>
          <w:lang w:val="en-US" w:eastAsia="zh-CN"/>
        </w:rPr>
        <w:t xml:space="preserve">玖万柒仟肆佰捌拾</w:t>
      </w:r>
      <w:r>
        <w:rPr>
          <w:rFonts w:hint="eastAsia" w:ascii="仿宋_GB2312" w:hAnsi="仿宋_GB2312" w:eastAsia="仿宋_GB2312" w:cs="仿宋_GB2312"/>
          <w:color w:val="auto"/>
          <w:sz w:val="24"/>
          <w:szCs w:val="24"/>
          <w:u w:val="single"/>
          <w:lang w:val="zh-CN" w:eastAsia="zh-CN"/>
        </w:rPr>
        <w:t xml:space="preserve">元整（小写：￥</w:t>
      </w:r>
      <w:r>
        <w:rPr>
          <w:rFonts w:hint="eastAsia" w:ascii="仿宋_GB2312" w:hAnsi="仿宋_GB2312" w:eastAsia="仿宋_GB2312" w:cs="仿宋_GB2312"/>
          <w:color w:val="auto"/>
          <w:sz w:val="24"/>
          <w:szCs w:val="24"/>
          <w:u w:val="single"/>
          <w:lang w:val="en-US" w:eastAsia="zh-CN"/>
        </w:rPr>
        <w:t xml:space="preserve">97480.00</w:t>
      </w:r>
      <w:r>
        <w:rPr>
          <w:rFonts w:hint="eastAsia" w:ascii="仿宋_GB2312" w:hAnsi="仿宋_GB2312" w:eastAsia="仿宋_GB2312" w:cs="仿宋_GB2312"/>
          <w:color w:val="auto"/>
          <w:sz w:val="24"/>
          <w:szCs w:val="24"/>
          <w:u w:val="single"/>
          <w:lang w:val="zh-CN" w:eastAsia="zh-CN"/>
        </w:rPr>
        <w:t xml:space="preserve">元）</w:t>
      </w:r>
      <w:r>
        <w:rPr>
          <w:rFonts w:hint="eastAsia" w:ascii="仿宋" w:hAnsi="仿宋" w:eastAsia="仿宋" w:cs="仿宋"/>
          <w:color w:val="auto"/>
          <w:sz w:val="24"/>
          <w:szCs w:val="24"/>
          <w:u w:val="single"/>
        </w:rPr>
        <w:t xml:space="preserve">。</w:t>
      </w:r>
      <w:r>
        <w:rPr>
          <w:rFonts w:hint="eastAsia" w:ascii="仿宋" w:hAnsi="仿宋" w:eastAsia="仿宋" w:cs="仿宋"/>
          <w:color w:val="auto"/>
          <w:sz w:val="24"/>
          <w:szCs w:val="24"/>
          <w:u w:val="single"/>
        </w:rPr>
      </w:r>
      <w:r>
        <w:rPr>
          <w:rFonts w:hint="eastAsia" w:ascii="仿宋" w:hAnsi="仿宋" w:eastAsia="仿宋" w:cs="仿宋"/>
          <w:color w:val="auto"/>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3、发票：乙方公司为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一般纳税人 □小规模纳税人，应开具符合国家规定和甲方要求的增值税专用发票，发票中货物或应税劳务、服务名称为</w:t>
      </w:r>
      <w:r>
        <w:rPr>
          <w:rFonts w:hint="eastAsia" w:ascii="仿宋" w:hAnsi="仿宋" w:eastAsia="仿宋" w:cs="仿宋"/>
          <w:color w:val="000000"/>
          <w:sz w:val="24"/>
          <w:szCs w:val="24"/>
          <w:u w:val="single"/>
        </w:rPr>
        <w:t xml:space="preserve">技术开发费</w:t>
      </w:r>
      <w:r>
        <w:rPr>
          <w:rFonts w:hint="eastAsia" w:ascii="仿宋" w:hAnsi="仿宋" w:eastAsia="仿宋" w:cs="仿宋"/>
          <w:color w:val="000000"/>
          <w:sz w:val="24"/>
          <w:szCs w:val="24"/>
          <w:u w:val="single"/>
          <w:lang w:eastAsia="zh-CN"/>
        </w:rPr>
        <w:t xml:space="preserve">、</w:t>
      </w:r>
      <w:r>
        <w:rPr>
          <w:rFonts w:hint="eastAsia" w:ascii="仿宋" w:hAnsi="仿宋" w:eastAsia="仿宋" w:cs="仿宋"/>
          <w:color w:val="000000"/>
          <w:sz w:val="24"/>
          <w:szCs w:val="24"/>
          <w:u w:val="single"/>
          <w:lang w:val="en-US" w:eastAsia="zh-CN"/>
        </w:rPr>
        <w:t xml:space="preserve">技术服务费</w:t>
      </w:r>
      <w:r>
        <w:rPr>
          <w:rFonts w:hint="eastAsia" w:ascii="仿宋" w:hAnsi="仿宋" w:eastAsia="仿宋" w:cs="仿宋"/>
          <w:color w:val="000000"/>
          <w:sz w:val="24"/>
          <w:szCs w:val="24"/>
        </w:rPr>
        <w:t xml:space="preserve">，税率为</w:t>
      </w:r>
      <w:r>
        <w:rPr>
          <w:rFonts w:hint="eastAsia" w:ascii="仿宋" w:hAnsi="仿宋" w:eastAsia="仿宋" w:cs="仿宋"/>
          <w:color w:val="000000"/>
          <w:sz w:val="24"/>
          <w:szCs w:val="24"/>
          <w:u w:val="single"/>
          <w:lang w:val="en-US" w:eastAsia="zh-CN"/>
        </w:rPr>
        <w:t xml:space="preserve">6</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甲方账号信息如下（开具增值税专用发票使用）：</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单位名称：泰安银行股份有限公司</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纳税识别号：91370000730666218Q</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开户银行：泰安银行</w:t>
      </w:r>
      <w:r>
        <w:rPr>
          <w:rFonts w:hint="eastAsia" w:ascii="仿宋" w:hAnsi="仿宋" w:eastAsia="仿宋" w:cs="仿宋"/>
          <w:color w:val="000000"/>
          <w:sz w:val="24"/>
          <w:szCs w:val="24"/>
          <w:u w:val="single"/>
          <w:lang w:eastAsia="zh-CN"/>
        </w:rPr>
        <w:t xml:space="preserve">股份有限公司</w:t>
      </w:r>
      <w:r>
        <w:rPr>
          <w:rFonts w:hint="eastAsia" w:ascii="仿宋" w:hAnsi="仿宋" w:eastAsia="仿宋" w:cs="仿宋"/>
          <w:color w:val="000000"/>
          <w:sz w:val="24"/>
          <w:szCs w:val="24"/>
          <w:u w:val="single"/>
        </w:rPr>
        <w:t xml:space="preserve">营业部</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开户账号：100008006400010</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单位地址：</w:t>
      </w:r>
      <w:r>
        <w:rPr>
          <w:rFonts w:hint="eastAsia" w:ascii="仿宋" w:hAnsi="仿宋" w:eastAsia="仿宋" w:cs="仿宋"/>
          <w:color w:val="000000"/>
          <w:sz w:val="24"/>
          <w:szCs w:val="24"/>
          <w:u w:val="single"/>
          <w:lang w:eastAsia="zh-CN"/>
        </w:rPr>
        <w:t xml:space="preserve">泰安市泰山大街59号</w:t>
      </w:r>
      <w:r>
        <w:rPr>
          <w:rFonts w:hint="eastAsia" w:ascii="仿宋" w:hAnsi="仿宋" w:eastAsia="仿宋" w:cs="仿宋"/>
          <w:color w:val="000000"/>
          <w:sz w:val="24"/>
          <w:szCs w:val="24"/>
          <w:u w:val="single"/>
        </w:rPr>
        <w:t xml:space="preserve">圣地大厦</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电话：0538-8421019</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乙方账户信息如下：</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7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开户银行：光大银行济南市中支行</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户名：中电信数智科技有限公司山东分公司</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账号：7699 0188 0000 6144 7</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Cs w:val="0"/>
          <w:color w:val="000000"/>
          <w:sz w:val="24"/>
          <w:szCs w:val="24"/>
        </w:rPr>
      </w:pPr>
      <w:r>
        <w:rPr>
          <w:rFonts w:hint="eastAsia" w:ascii="仿宋" w:hAnsi="仿宋" w:eastAsia="仿宋" w:cs="仿宋"/>
          <w:b/>
          <w:bCs/>
          <w:color w:val="000000"/>
          <w:sz w:val="24"/>
          <w:szCs w:val="24"/>
          <w:lang w:val="en-US" w:eastAsia="zh-CN"/>
        </w:rPr>
        <w:t xml:space="preserve">第七条</w:t>
      </w:r>
      <w:r>
        <w:rPr>
          <w:rFonts w:hint="eastAsia" w:ascii="仿宋" w:hAnsi="仿宋" w:eastAsia="仿宋" w:cs="仿宋"/>
          <w:bCs w:val="0"/>
          <w:color w:val="000000"/>
          <w:sz w:val="24"/>
          <w:szCs w:val="24"/>
          <w:lang w:val="en-US" w:eastAsia="zh-CN"/>
        </w:rPr>
        <w:t xml:space="preserve"> </w:t>
      </w:r>
      <w:r>
        <w:rPr>
          <w:rFonts w:hint="eastAsia" w:ascii="仿宋" w:hAnsi="仿宋" w:eastAsia="仿宋" w:cs="仿宋"/>
          <w:bCs w:val="0"/>
          <w:color w:val="000000"/>
          <w:sz w:val="24"/>
          <w:szCs w:val="24"/>
        </w:rPr>
        <w:t xml:space="preserve">本合同的研究开发经费由甲方分批拨付的方式使用。乙方以周会的方式向甲方汇报项目进展，并提交加盖公章的项目报告书。甲方有权以周会的方式检查乙方进行研究开发工作和使用研究开发经费的情况，但不得妨碍乙方的正常工作。</w:t>
      </w:r>
      <w:r>
        <w:rPr>
          <w:rFonts w:hint="eastAsia" w:ascii="仿宋" w:hAnsi="仿宋" w:eastAsia="仿宋" w:cs="仿宋"/>
          <w:bCs w:val="0"/>
          <w:color w:val="000000"/>
          <w:sz w:val="24"/>
          <w:szCs w:val="24"/>
        </w:rPr>
      </w:r>
      <w:r>
        <w:rPr>
          <w:rFonts w:hint="eastAsia" w:ascii="仿宋" w:hAnsi="仿宋" w:eastAsia="仿宋" w:cs="仿宋"/>
          <w:bCs w:val="0"/>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第八条</w:t>
      </w:r>
      <w:r>
        <w:rPr>
          <w:rFonts w:hint="eastAsia" w:ascii="仿宋" w:hAnsi="仿宋" w:eastAsia="仿宋" w:cs="仿宋"/>
          <w:bCs w:val="0"/>
          <w:color w:val="000000"/>
          <w:sz w:val="24"/>
          <w:szCs w:val="24"/>
          <w:lang w:val="en-US" w:eastAsia="zh-CN"/>
        </w:rPr>
        <w:t xml:space="preserve"> </w:t>
      </w:r>
      <w:r>
        <w:rPr>
          <w:rFonts w:hint="eastAsia" w:ascii="仿宋" w:hAnsi="仿宋" w:eastAsia="仿宋" w:cs="仿宋"/>
          <w:bCs w:val="0"/>
          <w:color w:val="000000"/>
          <w:sz w:val="24"/>
          <w:szCs w:val="24"/>
        </w:rPr>
        <w:t xml:space="preserve">本合同的变更必须由双方协商一致，并以书面形式确定。</w:t>
      </w:r>
      <w:r>
        <w:rPr>
          <w:rFonts w:hint="eastAsia" w:ascii="仿宋" w:hAnsi="仿宋" w:eastAsia="仿宋" w:cs="仿宋"/>
          <w:color w:val="000000"/>
          <w:sz w:val="24"/>
          <w:szCs w:val="24"/>
        </w:rPr>
        <w:t xml:space="preserve">因政策环境发生重大变化或监管要求，双方应协商重新签订合同或补充合同，如果协商不成，甲方有权根据实际情况自行决定是否解除合同，</w:t>
      </w:r>
      <w:r>
        <w:rPr>
          <w:rFonts w:hint="eastAsia" w:ascii="仿宋" w:hAnsi="仿宋" w:eastAsia="仿宋" w:cs="仿宋"/>
          <w:bCs w:val="0"/>
          <w:color w:val="000000"/>
          <w:sz w:val="24"/>
          <w:szCs w:val="24"/>
        </w:rPr>
        <w:t xml:space="preserve">并无须支付剩余开发经费和报酬。</w:t>
      </w:r>
      <w:r>
        <w:rPr>
          <w:rFonts w:hint="eastAsia" w:ascii="仿宋" w:hAnsi="仿宋" w:eastAsia="仿宋" w:cs="仿宋"/>
          <w:color w:val="000000"/>
          <w:sz w:val="24"/>
          <w:szCs w:val="24"/>
        </w:rPr>
        <w:t xml:space="preserve">甲方决定停止项目研发的，应当及时通知乙方解除、终止本合同。</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1、发生重大需求变更的，一方可以向另一方提出变更合同权利与义务的请求，另一方应当在</w:t>
      </w:r>
      <w:r>
        <w:rPr>
          <w:rFonts w:hint="eastAsia" w:ascii="仿宋" w:hAnsi="仿宋" w:eastAsia="仿宋" w:cs="仿宋"/>
          <w:color w:val="000000"/>
          <w:sz w:val="24"/>
          <w:szCs w:val="24"/>
          <w:u w:val="single"/>
        </w:rPr>
        <w:t xml:space="preserve">五</w:t>
      </w:r>
      <w:r>
        <w:rPr>
          <w:rFonts w:hint="eastAsia" w:ascii="仿宋" w:hAnsi="仿宋" w:eastAsia="仿宋" w:cs="仿宋"/>
          <w:color w:val="000000"/>
          <w:sz w:val="24"/>
          <w:szCs w:val="24"/>
        </w:rPr>
        <w:t xml:space="preserve">日内予以答复。</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tabs>
          <w:tab w:val="left" w:leader="none" w:pos="1276"/>
          <w:tab w:val="left" w:leader="none" w:pos="8160"/>
        </w:tabs>
        <w:bidi w:val="false"/>
        <w:spacing w:line="360" w:lineRule="auto"/>
        <w:ind w:firstLine="480"/>
        <w:rPr>
          <w:rFonts w:hint="eastAsia" w:ascii="仿宋" w:hAnsi="仿宋" w:eastAsia="仿宋" w:cs="仿宋"/>
          <w:bCs/>
          <w:color w:val="000000"/>
          <w:sz w:val="24"/>
          <w:szCs w:val="24"/>
        </w:rPr>
      </w:pPr>
      <w:r>
        <w:rPr>
          <w:rFonts w:hint="eastAsia" w:ascii="仿宋" w:hAnsi="仿宋" w:eastAsia="仿宋" w:cs="仿宋"/>
          <w:bCs/>
          <w:color w:val="000000"/>
          <w:sz w:val="24"/>
          <w:szCs w:val="24"/>
        </w:rPr>
        <w:t xml:space="preserve">2、甲方如有新的项目范围或项目需求，乙方项目组对变更内容的技术可靠性、对整个项目的影响、需要的工作量和完成日期等内容作出评估；如涉及重大需求变更（工作量超过人月的），须提出书面变更申请，并将评估结果和开发测试计划书面反馈给甲方，由甲方项目负责人和使用部门共同进行实施决策，并签署变更确认文件；乙方收到变更确认文件后实施开发及相关的测试工作，经甲乙双方协商并书面确认后可适当调整项目工期。</w:t>
      </w:r>
      <w:r>
        <w:rPr>
          <w:rFonts w:hint="eastAsia" w:ascii="仿宋" w:hAnsi="仿宋" w:eastAsia="仿宋" w:cs="仿宋"/>
          <w:bCs/>
          <w:color w:val="000000"/>
          <w:sz w:val="24"/>
          <w:szCs w:val="24"/>
        </w:rPr>
      </w:r>
      <w:r>
        <w:rPr>
          <w:rFonts w:hint="eastAsia" w:ascii="仿宋" w:hAnsi="仿宋" w:eastAsia="仿宋" w:cs="仿宋"/>
          <w:bCs/>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u w:val="single"/>
        </w:rPr>
      </w:pPr>
      <w:r>
        <w:rPr>
          <w:rFonts w:hint="eastAsia" w:ascii="仿宋" w:hAnsi="仿宋" w:eastAsia="仿宋" w:cs="仿宋"/>
          <w:b/>
          <w:bCs/>
          <w:color w:val="000000"/>
          <w:sz w:val="24"/>
          <w:szCs w:val="24"/>
          <w:lang w:val="en-US" w:eastAsia="zh-CN"/>
        </w:rPr>
        <w:t xml:space="preserve">第九条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在本合同履行中，因乙方在现有技术水平和条件下难以克服的技术困难，导致研究开发失败或部分失败的，乙方将免收研发经费和报酬，已收取的退还甲方。给甲方造成损失的，由乙方承担全部赔偿责任，赔偿范围包括但不限于：赔偿费、律师费、诉讼费、仲裁费、鉴定费、交通费、住宿费等费用。</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双方确定，本合同项目的技术风险按</w:t>
      </w:r>
      <w:r>
        <w:rPr>
          <w:rFonts w:hint="eastAsia" w:ascii="仿宋" w:hAnsi="仿宋" w:eastAsia="仿宋" w:cs="仿宋"/>
          <w:color w:val="000000"/>
          <w:sz w:val="24"/>
          <w:szCs w:val="24"/>
          <w:u w:val="single"/>
        </w:rPr>
        <w:t xml:space="preserve">  2  </w:t>
      </w:r>
      <w:r>
        <w:rPr>
          <w:rFonts w:hint="eastAsia" w:ascii="仿宋" w:hAnsi="仿宋" w:eastAsia="仿宋" w:cs="仿宋"/>
          <w:color w:val="000000"/>
          <w:sz w:val="24"/>
          <w:szCs w:val="24"/>
        </w:rPr>
        <w:t xml:space="preserve">的方式认定。认定技术风险的基本内容应当包括技术风险的存在、范围、程度及损失大小等。认定技术风险的基本条件是：</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1、本合同项目在现有技术水平条件下具有足够的难度；</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2、乙方在主观上无过错且经认定研究开发失败为合理的失败。</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一方发现技术风险存在并有可能致使研究开发失败或部分失败的情形时，应当在</w:t>
      </w:r>
      <w:r>
        <w:rPr>
          <w:rFonts w:hint="eastAsia" w:ascii="仿宋" w:hAnsi="仿宋" w:eastAsia="仿宋" w:cs="仿宋"/>
          <w:color w:val="000000"/>
          <w:sz w:val="24"/>
          <w:szCs w:val="24"/>
          <w:u w:val="single"/>
        </w:rPr>
        <w:t xml:space="preserve"> 五 </w:t>
      </w:r>
      <w:r>
        <w:rPr>
          <w:rFonts w:hint="eastAsia" w:ascii="仿宋" w:hAnsi="仿宋" w:eastAsia="仿宋" w:cs="仿宋"/>
          <w:color w:val="000000"/>
          <w:sz w:val="24"/>
          <w:szCs w:val="24"/>
        </w:rPr>
        <w:t xml:space="preserve">日内通知另一方并采取适当措施减少损失。逾期未通知并未采取适当措施而致使损失扩大的，应当就扩大的损失承担赔偿责任。</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在本合同履行中，因作为研究开发标的的技术已经由他人公开（包括以专利权方式公开），一方应在</w:t>
      </w:r>
      <w:r>
        <w:rPr>
          <w:rFonts w:hint="eastAsia" w:ascii="仿宋" w:hAnsi="仿宋" w:eastAsia="仿宋" w:cs="仿宋"/>
          <w:color w:val="000000"/>
          <w:sz w:val="24"/>
          <w:szCs w:val="24"/>
          <w:u w:val="single"/>
        </w:rPr>
        <w:t xml:space="preserve"> 五 </w:t>
      </w:r>
      <w:r>
        <w:rPr>
          <w:rFonts w:hint="eastAsia" w:ascii="仿宋" w:hAnsi="仿宋" w:eastAsia="仿宋" w:cs="仿宋"/>
          <w:color w:val="000000"/>
          <w:sz w:val="24"/>
          <w:szCs w:val="24"/>
        </w:rPr>
        <w:t xml:space="preserve">日内</w:t>
      </w:r>
      <w:r>
        <w:rPr>
          <w:rFonts w:hint="eastAsia" w:ascii="仿宋" w:hAnsi="仿宋" w:eastAsia="仿宋" w:cs="仿宋"/>
          <w:color w:val="000000"/>
          <w:sz w:val="24"/>
          <w:szCs w:val="24"/>
          <w:lang w:eastAsia="zh-CN"/>
        </w:rPr>
        <w:t xml:space="preserve">书面</w:t>
      </w:r>
      <w:r>
        <w:rPr>
          <w:rFonts w:hint="eastAsia" w:ascii="仿宋" w:hAnsi="仿宋" w:eastAsia="仿宋" w:cs="仿宋"/>
          <w:color w:val="000000"/>
          <w:sz w:val="24"/>
          <w:szCs w:val="24"/>
        </w:rPr>
        <w:t xml:space="preserve">通知另一方解除合同。逾期未通知并致使另一方产生损失的，另一方有权要求予以赔偿。在本合同履行中，乙方应保证作为研究开发标的的技术拥有自主知识产权，如因知识产权对甲方造成损失，乙方须全额赔偿。</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tabs>
          <w:tab w:val="left" w:leader="none" w:pos="630"/>
        </w:tabs>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第十一条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服务持续性方面，</w:t>
      </w:r>
      <w:r>
        <w:rPr>
          <w:rFonts w:hint="eastAsia" w:ascii="仿宋" w:hAnsi="仿宋" w:eastAsia="仿宋" w:cs="仿宋"/>
          <w:color w:val="000000"/>
          <w:sz w:val="24"/>
          <w:szCs w:val="24"/>
        </w:rPr>
        <w:t xml:space="preserve">乙方承诺根据甲方业务连续性要求进行工作，乙方在服务过程中应保证甲方的信息系统业务连续性。</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在发生本项目服务相关的重大事件或灾难后，乙方应协助甲方实施应急处理。乙方应在重大事件或灾难发生后按照甲方业务连续性目标要求恢复相关服务，如果相关服务未在甲方业务连续性目标要求内恢复，甲方有权要求解除本合同。如果发生重大事件或灾难，乙方不应增加在本合同下的收费，或者向甲方收取额外的费用；同时乙方在服务过程中造成乙方人员或甲方或第三人损失的，由乙方承担赔偿全部责任。</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tabs>
          <w:tab w:val="left" w:leader="none" w:pos="851"/>
          <w:tab w:val="left" w:leader="none" w:pos="816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本合同涉及的外包服务可能给甲方业务连续性管理造成重大影响的，乙方必须按照甲方要求提供必要的应急和灾备资源保障，并在合同生效日期后的20个工作日内制定与本项目服务相关的应急预案并提交甲方审核，预案中必须包含应急和灾备资源保障措施，同时明确为甲方提供应急响应和恢复的优先级，且优先级为最高级。</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w:t>
      </w:r>
      <w:r>
        <w:rPr>
          <w:rFonts w:hint="eastAsia" w:ascii="仿宋" w:hAnsi="仿宋" w:eastAsia="仿宋" w:cs="仿宋"/>
          <w:bCs/>
          <w:color w:val="000000"/>
          <w:sz w:val="24"/>
          <w:szCs w:val="24"/>
        </w:rPr>
        <w:t xml:space="preserve">在合同履行期间，乙方应配合甲方参与应急计划编制和应急演练（或测试），配合甲方出具应急演练（或测试）报告，并及时更新本合同服务应急预案。</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shd w:val="clear" w:color="auto" w:fill="ffffff"/>
          <w:lang w:val="en-US" w:eastAsia="zh-CN"/>
        </w:rPr>
        <w:t xml:space="preserve">第十二条</w:t>
      </w:r>
      <w:r>
        <w:rPr>
          <w:rFonts w:hint="eastAsia" w:ascii="仿宋" w:hAnsi="仿宋" w:eastAsia="仿宋" w:cs="仿宋"/>
          <w:color w:val="000000"/>
          <w:sz w:val="24"/>
          <w:szCs w:val="24"/>
          <w:shd w:val="clear" w:color="auto" w:fill="ffffff"/>
          <w:lang w:val="en-US" w:eastAsia="zh-CN"/>
        </w:rPr>
        <w:t xml:space="preserve"> </w:t>
      </w:r>
      <w:r>
        <w:rPr>
          <w:rFonts w:hint="eastAsia" w:ascii="仿宋" w:hAnsi="仿宋" w:eastAsia="仿宋" w:cs="仿宋"/>
          <w:color w:val="000000"/>
          <w:sz w:val="24"/>
          <w:szCs w:val="24"/>
          <w:shd w:val="clear" w:color="auto" w:fill="ffffff"/>
        </w:rPr>
        <w:t xml:space="preserve">甲乙双方必须签订《信息科技外包安全保密协议》（附件三），乙方所有服务参与人员、管理人员以及提供专业服务的顾问或其他人员等必须向甲方签订个人保密协议。甲乙双方同意在需要向对方披露自身的保密信息时，必须保守对方的商业秘密，并遵守如下保密条款。</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甲方：</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1、保密内容（包括技术信息和经营信息）: 甲方应对本合同期间获得的乙方的所有保密信息（包括但不限于：技术信息、业务信息、市场信息、财务信息）保守机密，未经乙方书面允许，不得向任何第三方泄露，或者对上述信息进行不合理的利用；但甲方有权向司法、纪检等有权机关披露相关信息。</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2、涉密人员范围: 甲方的所有项目参与人员、管理人员或其他人员等。</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3、保密期限：本合同生效时起至保密内容完全公开时止，保密义务不因外包服务的终止而终止；双方的保密义务不因本合同的解除、终止、撤销及无效而免除。</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4、泄密责任：若甲方违反本条约定的保密义务，则甲方应按照本合同金额的30%支付违约金。</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乙方：</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1、保密内容（包括技术信息和经营信息）: 乙方应对本合同期间获得的甲方的所有保密信息（包括但不限于：技术信息、业务信息、市场信息、财务信息、银行客户信息及数据）保守机密，未经甲方书面允许，不得向任何第三方泄露，或者对上述信息进行不合理的利用。乙方不得将甲方数据以任何形式转移、挪用或谋取外包合同约定以外的利益，并承诺项目开发完成后，在甲方项目经理的监督下销毁项目期间取得的甲方所有保密信息及数据。</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2、涉密人员范围: 乙方的所有项目参与人员、管理人员以及为甲方提供专业服务的顾问或其他人员等。</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3、保密期限：本合同生效时起至保密内容完全公开时止，包含乙方人员离职过渡期和离职后时期，保密义务不因外包服务的终止而终止；双方的保密义务不因本合同的解除、终止、撤销及无效而免除。</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4、泄密责任：乙方有权保障客户信息的安全性，当客户信息不安全或客户权利受到影响时，甲方有权随时终止合同；乙方严禁将甲方的源代码等保密信息上传至互联网等公共平台，否则视为乙方侵权，甲方有权追究乙方相关责任；若乙方违反本条约定的保密义务，则乙方应按照本合同金额的30%支付违约金，并赔偿甲方因此所受到的全部损失。</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第十三条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乙方应当按以下方式向甲方交付研究开发成果：</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1、研究开发成果交付的形式：</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u w:val="single"/>
        </w:rPr>
        <w:t xml:space="preserve">1）软件及安装调试运行</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u w:val="single"/>
        </w:rPr>
        <w:t xml:space="preserve">2）业务、技术培训</w:t>
      </w: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u w:val="single"/>
        </w:rPr>
        <w:t xml:space="preserve">3）文档交付物见附件一《交付物清单》。</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2、研究开发成果交付的时间及地点：</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u w:val="single"/>
        </w:rPr>
        <w:t xml:space="preserve">1）软件及安装调试运行在甲方所在地依据系统开发实施进度执行；</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u w:val="single"/>
        </w:rPr>
        <w:t xml:space="preserve">2）甲方确定时间地点，乙方委派培训讲师举行相关培训</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u w:val="single"/>
        </w:rPr>
        <w:t xml:space="preserve">3）乙方在项目验收前提供附件一包含的所有交付物，是验收测试的前提。</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bookmarkStart w:id="0" w:name="OLE_LINK4"/>
      <w:r/>
      <w:bookmarkStart w:id="1" w:name="OLE_LINK5"/>
      <w:r>
        <w:rPr>
          <w:rFonts w:hint="eastAsia" w:ascii="仿宋" w:hAnsi="仿宋" w:eastAsia="仿宋" w:cs="仿宋"/>
          <w:b/>
          <w:bCs/>
          <w:color w:val="000000"/>
          <w:sz w:val="24"/>
          <w:szCs w:val="24"/>
          <w:lang w:val="en-US" w:eastAsia="zh-CN"/>
        </w:rPr>
        <w:t xml:space="preserve">第十四条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按以下标准及方法对乙方完成的研究开发成果进行验收：乙方提供附件一所列的交付物后，向甲方提出验收申请。甲方应在接到验收申请的30个工作日内开始验收工作，并按照双方确定的业务需求说明书为验收标准，同时系统验收应以实现甲方的实际需求和实用效果为前提；如因乙方原因给甲方造成的项目停滞、延误（包括但不限于因验收不合格导致的延期）、或者失败等损失的，每延期一天乙方应向甲方支付合同总额的</w:t>
      </w:r>
      <w:r>
        <w:rPr>
          <w:rFonts w:hint="eastAsia" w:ascii="仿宋" w:hAnsi="仿宋" w:eastAsia="仿宋" w:cs="仿宋"/>
          <w:color w:val="000000"/>
          <w:sz w:val="24"/>
          <w:szCs w:val="24"/>
          <w:u w:val="single"/>
        </w:rPr>
        <w:t xml:space="preserve">5‰</w:t>
      </w:r>
      <w:r>
        <w:rPr>
          <w:rFonts w:hint="eastAsia" w:ascii="仿宋" w:hAnsi="仿宋" w:eastAsia="仿宋" w:cs="仿宋"/>
          <w:color w:val="000000"/>
          <w:sz w:val="24"/>
          <w:szCs w:val="24"/>
        </w:rPr>
        <w:t xml:space="preserve"> 作为违约金；对于延期超过90天的，甲方有权解除合同，乙方应退还甲方已交付的各种款项，赔偿甲方因此所受的损失，并支付合同总额 30 %的违约金。</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开展验收测试工作时，乙方承诺所有测试人员不得同时进行功能测试和非功能测试的工作，同一人不得同时承担上述两项测试职责。如因违反该承诺而给甲方及第三方造成的相关损失和影响，乙方须承担全部责任。</w:t>
      </w:r>
      <w:bookmarkEnd w:id="0"/>
      <w:r/>
      <w:bookmarkEnd w:id="1"/>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第十五条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应当保证其交付给甲方的研究开发成果不侵犯任何第三人的合法权益。如发生第三人指控甲方实施的技术侵权的，乙方应当承担侵权责任并赔偿甲方因此所受到的全部损失。乙方在履行合同过程中，造成的甲方、乙方或第三方人身伤害或财产损失的，乙方需承担赔偿责任及侵权责任。</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第十六条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双方确定，因履行本合同所产生的研究开发成果及其相关知识产权权利归属，按下列第</w:t>
      </w:r>
      <w:r>
        <w:rPr>
          <w:rFonts w:hint="eastAsia" w:ascii="仿宋" w:hAnsi="仿宋" w:eastAsia="仿宋" w:cs="仿宋"/>
          <w:color w:val="000000"/>
          <w:sz w:val="24"/>
          <w:szCs w:val="24"/>
          <w:u w:val="single"/>
        </w:rPr>
        <w:t xml:space="preserve"> 3 </w:t>
      </w:r>
      <w:r>
        <w:rPr>
          <w:rFonts w:hint="eastAsia" w:ascii="仿宋" w:hAnsi="仿宋" w:eastAsia="仿宋" w:cs="仿宋"/>
          <w:color w:val="000000"/>
          <w:sz w:val="24"/>
          <w:szCs w:val="24"/>
        </w:rPr>
        <w:t xml:space="preserve">种方式处理：</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1、（甲、乙、双）方享有申请专利的权利。</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专利权取得后的使用和利益分配方式如下：无。</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2、按技术秘密方式处理。有关使用和转让的权利归属及由此产生的利益按以下约定处理：</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（1）技术秘密的使用权：无。</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（2）技术秘密的转让权：无。</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（3）相关利益的分配办法：无。</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3、双方对本合同有关的知识产权权利归属特别约定如下：</w:t>
      </w:r>
      <w:r>
        <w:rPr>
          <w:rFonts w:hint="eastAsia" w:ascii="仿宋" w:hAnsi="仿宋" w:eastAsia="仿宋" w:cs="仿宋"/>
          <w:color w:val="000000"/>
          <w:sz w:val="24"/>
          <w:szCs w:val="24"/>
          <w:u w:val="single"/>
        </w:rPr>
        <w:t xml:space="preserve">本合同履行过程中产生、加工、交互的信息及项目完成的技术成果及对应的知识产权（包含著作权、专利申请权、专利权及其他相关知识产权）归甲方所有，甲方拥有在本机构中使用的权利，乙方不得在甲方所在机构之外的范围使用。</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第十七条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未经甲方书面同意，乙方不得将向甲方交付的研究成果，自行转让给第三人。</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第十八条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应用系统的开发必须保障业务连续性，并在确保监管要求的基础上，满足以下技术和安全标准：</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1、必须支持IPv6连接访问。</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2、必须满足甲方本合同信息系统生僻字改造功能的成功实现。</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3、满足监管机构《商业银行应用程序接口安全管理规范》</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和《个人金融信息保护技术规范》中的要求。</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乙方应确保系统中不会编码或植入任何病毒、后门或类似代码和工具。如果发现病毒、后门或类似代码或工具被植入到系统中，乙方应清除植入到系统中的病毒、后门或类似代码或工具，并且协助甲方降低病毒、后门或类似代码或工具的影响，如果病毒、后门或类似代码或工具导致甲方经营效率损失、数据损失、声誉损失或信息安全，应协助甲方尽最大可能减轻和恢复损失。</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5、如本项目涉及移动终端（设备）及其他接入需求的，乙方应按照甲方确定的技术方案和要求进行实施。</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6、如本项目涉及加密或测评需求的，乙方应按照国家密码管理部门和甲方确定的加密方式、加密算法等要求进行实施及配合，确保系统符合相关规定。</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7、乙方须配合第三方服务机构的监理、检测、验收等工作。</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8、如本项目使用操作系统、应用软件、数据库、中间件许可证号或注册号的，不得与该项目安装的设备信息或系统参数绑定。</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9、由乙方提供及开发人员使用的操作系统、应用软件、数据库、开发工具、中间件和硬件等产品，必须满足国家版权机构和监管机构的正版化要求。同时按照甲方要求的软、硬件版本进行安装，否则必须承担安装其他版本软件所产生的全部正版化费用，并承担因未按照甲方规定或违反甲方规定所造成的全部损失。</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bCs/>
          <w:color w:val="000000"/>
          <w:sz w:val="24"/>
          <w:szCs w:val="24"/>
        </w:rPr>
      </w:pPr>
      <w:r>
        <w:rPr>
          <w:rFonts w:hint="eastAsia" w:ascii="仿宋" w:hAnsi="仿宋" w:eastAsia="仿宋" w:cs="仿宋"/>
          <w:color w:val="000000"/>
          <w:sz w:val="24"/>
          <w:szCs w:val="24"/>
        </w:rPr>
        <w:t xml:space="preserve">10、乙方必须向甲方提供在项目或产品开发过程中所使用的全部开源软件和组件清单，清单内容应至少包含开源软件和组件的名称、版本号、用途及来源地址等信息；同时乙方须保证在使用过程中遵守相应的开源协议规定，保留开源软件中原有的许可声明和版权、专利、商标情况等标识，确保任何情况下不会使软件中不是开源软件的部分面临必须开源的风险。如因乙方提供的开源软件和组件存在漏洞或违规使用等原因，导</w:t>
      </w:r>
      <w:r>
        <w:rPr>
          <w:rFonts w:hint="eastAsia" w:ascii="仿宋" w:hAnsi="仿宋" w:eastAsia="仿宋" w:cs="仿宋"/>
          <w:bCs/>
          <w:color w:val="000000"/>
          <w:sz w:val="24"/>
          <w:szCs w:val="24"/>
        </w:rPr>
        <w:t xml:space="preserve">致甲方受到损失的，</w:t>
      </w:r>
      <w:r>
        <w:rPr>
          <w:rFonts w:hint="eastAsia" w:ascii="仿宋" w:hAnsi="仿宋" w:eastAsia="仿宋" w:cs="仿宋"/>
          <w:color w:val="000000"/>
          <w:sz w:val="24"/>
          <w:szCs w:val="24"/>
        </w:rPr>
        <w:t xml:space="preserve">乙方必须承担相关责任</w:t>
      </w:r>
      <w:r>
        <w:rPr>
          <w:rFonts w:hint="eastAsia" w:ascii="仿宋" w:hAnsi="仿宋" w:eastAsia="仿宋" w:cs="仿宋"/>
          <w:bCs/>
          <w:color w:val="000000"/>
          <w:sz w:val="24"/>
          <w:szCs w:val="24"/>
        </w:rPr>
        <w:t xml:space="preserve">，并赔偿甲方所受到的全部损失。</w:t>
      </w:r>
      <w:r>
        <w:rPr>
          <w:rFonts w:hint="eastAsia" w:ascii="仿宋" w:hAnsi="仿宋" w:eastAsia="仿宋" w:cs="仿宋"/>
          <w:bCs/>
          <w:color w:val="000000"/>
          <w:sz w:val="24"/>
          <w:szCs w:val="24"/>
        </w:rPr>
      </w:r>
      <w:r>
        <w:rPr>
          <w:rFonts w:hint="eastAsia" w:ascii="仿宋" w:hAnsi="仿宋" w:eastAsia="仿宋" w:cs="仿宋"/>
          <w:bCs/>
          <w:color w:val="000000"/>
          <w:sz w:val="24"/>
          <w:szCs w:val="24"/>
        </w:rPr>
      </w:r>
    </w:p>
    <w:p>
      <w:pPr>
        <w:keepNext w:val="false"/>
        <w:keepLines w:val="false"/>
        <w:pageBreakBefore w:val="false"/>
        <w:widowControl w:val="false"/>
        <w:pBdr/>
        <w:bidi w:val="false"/>
        <w:spacing w:line="360" w:lineRule="auto"/>
        <w:ind w:firstLine="480"/>
        <w:contextualSpacing w:val="true"/>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11、乙方须全力配合甲方系统上线前的源代码检查、漏洞扫描工作，对发现的问题进行全部整改，满足监管要求的同时全面保障系统的顺利上线。</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contextualSpacing w:val="true"/>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第十九条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因监管机构及国家相关部门新颁布的监管及法规政策要求必须实施的改造，以及甲方其他系统变动导致的本项目改造，甲方应及时通知乙方，乙方均不得以任何理由拒绝；改造工作量在</w:t>
      </w:r>
      <w:r>
        <w:rPr>
          <w:rFonts w:hint="eastAsia" w:ascii="仿宋" w:hAnsi="仿宋" w:eastAsia="仿宋" w:cs="仿宋"/>
          <w:color w:val="000000"/>
          <w:sz w:val="24"/>
          <w:szCs w:val="24"/>
          <w:u w:val="single"/>
          <w:lang w:val="en-US" w:eastAsia="zh-CN"/>
        </w:rPr>
        <w:t xml:space="preserve">1</w:t>
      </w:r>
      <w:r>
        <w:rPr>
          <w:rFonts w:hint="eastAsia" w:ascii="仿宋" w:hAnsi="仿宋" w:eastAsia="仿宋" w:cs="仿宋"/>
          <w:color w:val="000000"/>
          <w:sz w:val="24"/>
          <w:szCs w:val="24"/>
        </w:rPr>
        <w:t xml:space="preserve">个人月以内的乙方须免费予以实施，超过该工作量的系统变动需求，双方另行协商结算。</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b/>
          <w:color w:val="000000"/>
          <w:sz w:val="24"/>
          <w:szCs w:val="24"/>
        </w:rPr>
        <w:t xml:space="preserve">乙方承诺的其他增值服务及优惠措施如下</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lang w:val="en-US" w:eastAsia="zh-CN"/>
        </w:rPr>
        <w:t xml:space="preserve">1、与泰安银行攻坚AI创新工作室，共同在金融领域实现AI应用研究及场景落地</w:t>
      </w:r>
      <w:r>
        <w:rPr>
          <w:rFonts w:hint="eastAsia" w:ascii="仿宋" w:hAnsi="仿宋" w:eastAsia="仿宋" w:cs="仿宋"/>
          <w:color w:val="000000"/>
          <w:sz w:val="24"/>
          <w:szCs w:val="24"/>
          <w:u w:val="single"/>
        </w:rPr>
        <w:t xml:space="preserve">。</w:t>
      </w:r>
      <w:r>
        <w:rPr>
          <w:rFonts w:hint="eastAsia" w:ascii="仿宋" w:hAnsi="仿宋" w:eastAsia="仿宋" w:cs="仿宋"/>
          <w:color w:val="000000"/>
          <w:sz w:val="24"/>
          <w:szCs w:val="24"/>
          <w:u w:val="single"/>
          <w:lang w:val="en-US" w:eastAsia="zh-CN"/>
        </w:rPr>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lang w:val="en-US" w:eastAsia="zh-CN"/>
        </w:rPr>
        <w:t xml:space="preserve">2、项目交付后，协助泰安银行就相关系统实现软件著作权等申请。</w:t>
      </w:r>
      <w:r>
        <w:rPr>
          <w:rFonts w:hint="eastAsia" w:ascii="仿宋" w:hAnsi="仿宋" w:eastAsia="仿宋" w:cs="仿宋"/>
          <w:color w:val="000000"/>
          <w:sz w:val="24"/>
          <w:szCs w:val="24"/>
          <w:u w:val="single"/>
          <w:lang w:val="en-US" w:eastAsia="zh-CN"/>
        </w:rPr>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lang w:val="en-US" w:eastAsia="zh-CN"/>
        </w:rPr>
        <w:t xml:space="preserve">3、为泰安银行提供长期技术咨询服务。</w:t>
      </w:r>
      <w:r>
        <w:rPr>
          <w:rFonts w:hint="eastAsia" w:ascii="仿宋" w:hAnsi="仿宋" w:eastAsia="仿宋" w:cs="仿宋"/>
          <w:color w:val="000000"/>
          <w:sz w:val="24"/>
          <w:szCs w:val="24"/>
          <w:u w:val="single"/>
          <w:lang w:val="en-US" w:eastAsia="zh-CN"/>
        </w:rPr>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default"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lang w:val="en-US" w:eastAsia="zh-CN"/>
        </w:rPr>
        <w:t xml:space="preserve">4、定期就金融领域新技术应用为泰安银行提供培训服务。</w:t>
      </w:r>
      <w:r>
        <w:rPr>
          <w:rFonts w:hint="default" w:ascii="仿宋" w:hAnsi="仿宋" w:eastAsia="仿宋" w:cs="仿宋"/>
          <w:color w:val="000000"/>
          <w:sz w:val="24"/>
          <w:szCs w:val="24"/>
          <w:u w:val="single"/>
          <w:lang w:val="en-US" w:eastAsia="zh-CN"/>
        </w:rPr>
      </w:r>
      <w:r>
        <w:rPr>
          <w:rFonts w:hint="default"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乙方不得以甲方名义开展活动,且乙方不得将项目建设工作转包或变相转包。</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第二十一条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本合同项目不允许分包。因特殊要求需进行分包的，必须经甲方书面同意后开展，并满足以下要求：</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1、不得将外包服务的主要业务分包。</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2、乙方对服务水平负总责，确保分包服务提供商严格遵守本合同规定。</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57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3、乙方对分包商进行监控，并对分包商的变更履行告知或报告审批义务。如分包商合同期内无法完成相关开发工作，乙方必须承担相关责任，给甲方造成损失的，由乙方与分包商承担连带赔偿责任。</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第二十二条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双方确定，乙方应在向甲方交付研究开发成果后，根据甲方的请求，为甲方指定的人员提供技术指导和培训，或提供与使用该研究开发成果相关的技术服务。</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1、技术服务和指导内容：</w:t>
      </w:r>
      <w:r>
        <w:rPr>
          <w:rFonts w:hint="eastAsia" w:ascii="仿宋" w:hAnsi="仿宋" w:eastAsia="仿宋" w:cs="仿宋"/>
          <w:color w:val="000000"/>
          <w:sz w:val="24"/>
          <w:szCs w:val="24"/>
          <w:u w:val="single"/>
        </w:rPr>
        <w:t xml:space="preserve">上线前提供现场答疑，维保期间提供远程指导、现场支持等服务，确需现场支持的乙方</w:t>
      </w:r>
      <w:r>
        <w:rPr>
          <w:rFonts w:hint="eastAsia" w:ascii="仿宋" w:hAnsi="仿宋" w:eastAsia="仿宋" w:cs="仿宋"/>
          <w:color w:val="000000"/>
          <w:sz w:val="24"/>
          <w:szCs w:val="24"/>
          <w:u w:val="single"/>
          <w:lang w:val="en-US" w:eastAsia="zh-CN"/>
        </w:rPr>
        <w:t xml:space="preserve">8</w:t>
      </w:r>
      <w:r>
        <w:rPr>
          <w:rFonts w:hint="eastAsia" w:ascii="仿宋" w:hAnsi="仿宋" w:eastAsia="仿宋" w:cs="仿宋"/>
          <w:color w:val="000000"/>
          <w:sz w:val="24"/>
          <w:szCs w:val="24"/>
          <w:u w:val="single"/>
        </w:rPr>
        <w:t xml:space="preserve">小时内到达现场支持。</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2、地点和方式：</w:t>
      </w:r>
      <w:r>
        <w:rPr>
          <w:rFonts w:hint="eastAsia" w:ascii="仿宋" w:hAnsi="仿宋" w:eastAsia="仿宋" w:cs="仿宋"/>
          <w:bCs/>
          <w:color w:val="000000"/>
          <w:sz w:val="24"/>
          <w:szCs w:val="24"/>
          <w:u w:val="single"/>
        </w:rPr>
        <w:t xml:space="preserve">上线前乙方在开发所在地提供现场服务，上线后至</w:t>
      </w:r>
      <w:r>
        <w:rPr>
          <w:rFonts w:hint="eastAsia" w:ascii="仿宋" w:hAnsi="仿宋" w:eastAsia="仿宋" w:cs="仿宋"/>
          <w:bCs/>
          <w:color w:val="000000"/>
          <w:sz w:val="24"/>
          <w:szCs w:val="24"/>
          <w:u w:val="single"/>
          <w:lang w:val="en-US" w:eastAsia="zh-CN"/>
        </w:rPr>
        <w:t xml:space="preserve">免费维保</w:t>
      </w:r>
      <w:r>
        <w:rPr>
          <w:rFonts w:hint="eastAsia" w:ascii="仿宋" w:hAnsi="仿宋" w:eastAsia="仿宋" w:cs="仿宋"/>
          <w:bCs/>
          <w:color w:val="000000"/>
          <w:sz w:val="24"/>
          <w:szCs w:val="24"/>
          <w:u w:val="single"/>
        </w:rPr>
        <w:t xml:space="preserve">期内乙方免费提供</w:t>
      </w:r>
      <w:r>
        <w:rPr>
          <w:rFonts w:hint="eastAsia" w:ascii="仿宋" w:hAnsi="仿宋" w:eastAsia="仿宋" w:cs="仿宋"/>
          <w:bCs/>
          <w:color w:val="000000"/>
          <w:sz w:val="24"/>
          <w:szCs w:val="24"/>
          <w:u w:val="single"/>
          <w:lang w:val="en-US" w:eastAsia="zh-CN"/>
        </w:rPr>
        <w:t xml:space="preserve">1</w:t>
      </w:r>
      <w:r>
        <w:rPr>
          <w:rFonts w:hint="eastAsia" w:ascii="仿宋" w:hAnsi="仿宋" w:eastAsia="仿宋" w:cs="仿宋"/>
          <w:bCs/>
          <w:color w:val="000000"/>
          <w:sz w:val="24"/>
          <w:szCs w:val="24"/>
          <w:u w:val="single"/>
        </w:rPr>
        <w:t xml:space="preserve">个人月的驻场服务或系统开发工作量。</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contextualSpacing w:val="true"/>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3、费用及支付方式：</w:t>
      </w:r>
      <w:r>
        <w:rPr>
          <w:rFonts w:hint="eastAsia" w:ascii="仿宋" w:hAnsi="仿宋" w:eastAsia="仿宋" w:cs="仿宋"/>
          <w:bCs/>
          <w:color w:val="000000"/>
          <w:spacing w:val="2"/>
          <w:sz w:val="24"/>
          <w:szCs w:val="24"/>
          <w:u w:val="single"/>
        </w:rPr>
        <w:t xml:space="preserve">上述技术服务和指导均为免费项目，乙方不再向甲方收取任何额外费用。</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74"/>
        <w:outlineLvl w:val="9"/>
        <w:rPr>
          <w:rFonts w:hint="eastAsia" w:ascii="仿宋" w:hAnsi="仿宋" w:eastAsia="仿宋" w:cs="仿宋"/>
          <w:color w:val="000000"/>
          <w:spacing w:val="-2"/>
          <w:sz w:val="24"/>
          <w:szCs w:val="24"/>
        </w:rPr>
      </w:pPr>
      <w:r>
        <w:rPr>
          <w:rFonts w:hint="eastAsia" w:ascii="仿宋" w:hAnsi="仿宋" w:eastAsia="仿宋" w:cs="仿宋"/>
          <w:b/>
          <w:bCs/>
          <w:color w:val="000000"/>
          <w:spacing w:val="-2"/>
          <w:sz w:val="24"/>
          <w:szCs w:val="24"/>
          <w:lang w:val="en-US" w:eastAsia="zh-CN"/>
        </w:rPr>
        <w:t xml:space="preserve">第二十三条</w:t>
      </w:r>
      <w:r>
        <w:rPr>
          <w:rFonts w:hint="eastAsia" w:ascii="仿宋" w:hAnsi="仿宋" w:eastAsia="仿宋" w:cs="仿宋"/>
          <w:color w:val="000000"/>
          <w:spacing w:val="-2"/>
          <w:sz w:val="24"/>
          <w:szCs w:val="24"/>
          <w:lang w:val="en-US" w:eastAsia="zh-CN"/>
        </w:rPr>
        <w:t xml:space="preserve"> </w:t>
      </w:r>
      <w:r>
        <w:rPr>
          <w:rFonts w:hint="eastAsia" w:ascii="仿宋" w:hAnsi="仿宋" w:eastAsia="仿宋" w:cs="仿宋"/>
          <w:color w:val="000000"/>
          <w:spacing w:val="-2"/>
          <w:sz w:val="24"/>
          <w:szCs w:val="24"/>
        </w:rPr>
        <w:t xml:space="preserve">双方确定，</w:t>
      </w:r>
      <w:r>
        <w:rPr>
          <w:rFonts w:hint="eastAsia" w:ascii="仿宋" w:hAnsi="仿宋" w:eastAsia="仿宋" w:cs="仿宋"/>
          <w:color w:val="000000"/>
          <w:sz w:val="24"/>
          <w:szCs w:val="24"/>
        </w:rPr>
        <w:t xml:space="preserve">甲方有权利用乙方按照本合同约定提供的研究开发成果，进行后续改进。由此产生的具有实质性或创造性技术进步特征的新的技术成果及其权利归属，由甲方享有。未经甲方书面同意，乙方不得将向甲方交付的研究成果，自行转让给第三人。</w:t>
      </w:r>
      <w:r>
        <w:rPr>
          <w:rFonts w:hint="eastAsia" w:ascii="仿宋" w:hAnsi="仿宋" w:eastAsia="仿宋" w:cs="仿宋"/>
          <w:color w:val="000000"/>
          <w:spacing w:val="-2"/>
          <w:sz w:val="24"/>
          <w:szCs w:val="24"/>
        </w:rPr>
      </w:r>
      <w:r>
        <w:rPr>
          <w:rFonts w:hint="eastAsia" w:ascii="仿宋" w:hAnsi="仿宋" w:eastAsia="仿宋" w:cs="仿宋"/>
          <w:color w:val="000000"/>
          <w:spacing w:val="-2"/>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第二十四条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乙方在项目服务过程中，应当遵守以下规定：</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遵守《中华人民共和国银行业监督管理法》、《中华人民共和国商业银行法》、《中华人民共和国网络安全法》、《中华人民共和国数据安全法》、《中华人民共和国个人信息保护法》和《银行保险机构信息科技外包风险监管办法》等法律法规。</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2、遵守甲方信息科技外包风险、信息科技外包管理、信息科技外包人员管理、项目管理和网络安全等内控管理制度。</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3、遵守甲方的数据标准，并提交相应文档。</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4、遵守甲方的考勤规定。</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若乙方违反甲方相关制度并致甲方受到损失，乙方应当赔偿甲方所受到的损失。</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
          <w:color w:val="000000"/>
          <w:sz w:val="24"/>
          <w:szCs w:val="24"/>
        </w:rPr>
      </w:pPr>
      <w:r>
        <w:rPr>
          <w:rFonts w:hint="eastAsia" w:ascii="仿宋" w:hAnsi="仿宋" w:eastAsia="仿宋" w:cs="仿宋"/>
          <w:b/>
          <w:bCs/>
          <w:color w:val="000000"/>
          <w:sz w:val="24"/>
          <w:szCs w:val="24"/>
          <w:lang w:val="en-US" w:eastAsia="zh-CN"/>
        </w:rPr>
        <w:t xml:space="preserve">第二十五条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乙方在外包项目实施前，必须与甲方签订外包服务水平协议，约定服务水平标准</w:t>
      </w:r>
      <w:r>
        <w:rPr>
          <w:rFonts w:hint="eastAsia" w:ascii="仿宋" w:hAnsi="仿宋" w:eastAsia="仿宋" w:cs="仿宋"/>
          <w:b/>
          <w:color w:val="000000"/>
          <w:sz w:val="24"/>
          <w:szCs w:val="24"/>
        </w:rPr>
        <w:t xml:space="preserve">。</w:t>
      </w:r>
      <w:r>
        <w:rPr>
          <w:rFonts w:hint="eastAsia" w:ascii="仿宋" w:hAnsi="仿宋" w:eastAsia="仿宋" w:cs="仿宋"/>
          <w:b/>
          <w:color w:val="000000"/>
          <w:sz w:val="24"/>
          <w:szCs w:val="24"/>
        </w:rPr>
      </w:r>
      <w:r>
        <w:rPr>
          <w:rFonts w:hint="eastAsia" w:ascii="仿宋" w:hAnsi="仿宋" w:eastAsia="仿宋" w:cs="仿宋"/>
          <w:b/>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第二十六条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双方确定，乙方在项目建设及后续维护服务中，要遵从以下条款。</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保期：验收通过后，乙方提供本合同系统</w:t>
      </w:r>
      <w:r>
        <w:rPr>
          <w:rFonts w:hint="eastAsia" w:ascii="仿宋" w:hAnsi="仿宋" w:eastAsia="仿宋" w:cs="仿宋"/>
          <w:color w:val="000000"/>
          <w:sz w:val="24"/>
          <w:szCs w:val="24"/>
          <w:u w:val="single"/>
        </w:rPr>
        <w:t xml:space="preserve"> </w:t>
      </w:r>
      <w:r>
        <w:rPr>
          <w:rFonts w:hint="eastAsia" w:ascii="仿宋" w:hAnsi="仿宋" w:eastAsia="仿宋" w:cs="仿宋"/>
          <w:color w:val="000000"/>
          <w:sz w:val="24"/>
          <w:szCs w:val="24"/>
          <w:u w:val="single"/>
          <w:lang w:val="en-US" w:eastAsia="zh-CN"/>
        </w:rPr>
        <w:t xml:space="preserve">3</w:t>
      </w:r>
      <w:r>
        <w:rPr>
          <w:rFonts w:hint="eastAsia" w:ascii="仿宋" w:hAnsi="仿宋" w:eastAsia="仿宋" w:cs="仿宋"/>
          <w:color w:val="000000"/>
          <w:sz w:val="24"/>
          <w:szCs w:val="24"/>
          <w:u w:val="single"/>
        </w:rPr>
        <w:t xml:space="preserve"> </w:t>
      </w:r>
      <w:r>
        <w:rPr>
          <w:rFonts w:hint="eastAsia" w:ascii="仿宋" w:hAnsi="仿宋" w:eastAsia="仿宋" w:cs="仿宋"/>
          <w:color w:val="000000"/>
          <w:sz w:val="24"/>
          <w:szCs w:val="24"/>
        </w:rPr>
        <w:t xml:space="preserve">年的原厂免费</w:t>
      </w:r>
      <w:r>
        <w:rPr>
          <w:rFonts w:hint="eastAsia" w:ascii="仿宋" w:hAnsi="仿宋" w:eastAsia="仿宋" w:cs="仿宋"/>
          <w:color w:val="000000"/>
          <w:sz w:val="24"/>
          <w:szCs w:val="24"/>
          <w:lang w:val="en-US" w:eastAsia="zh-CN"/>
        </w:rPr>
        <w:t xml:space="preserve">维保</w:t>
      </w:r>
      <w:r>
        <w:rPr>
          <w:rFonts w:hint="eastAsia" w:ascii="仿宋" w:hAnsi="仿宋" w:eastAsia="仿宋" w:cs="仿宋"/>
          <w:color w:val="000000"/>
          <w:sz w:val="24"/>
          <w:szCs w:val="24"/>
        </w:rPr>
        <w:t xml:space="preserve">服务，包含软件和硬件，并承诺不因本次改造或优化而造成合同系统维保费用的增加。本合同对应的信息系统，之前未签订维保或维保到期日在本合同验收通过日之前的，从本合同验收通过之日起开始计算</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保期；否则从系统之前维保到期之日起计算</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保期；维保期限存在过渡期的，乙方承诺负责年度内系统之前维保到期日和本合同验收通过日之间的免费</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保服务。乙方在</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保期内须提供信息系统所有软件的</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保服务，以解决问题、优化系统，包括软件BUG的修改、系统故障、架构的调整和平台升级等服务，保障该平台的正常运行。</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届满前，甲方有权对乙方提供应用系统、设备或设施的运行情况，以及人员能力、响应情况、巡检次数和服务质量等情况进行满意度评价，评价结果在满足甲方及相关方要求的前提下，甲方可优先选择乙方（含乙方的授权单位）作为</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保期到期后的维保服务和系统后期优化改造的合作单位；同时针对甲方提出的合理化意见或建议，乙方须在限期内整改完成。</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满后，如甲方当年存在需要乙方实施的系统改造升级等项目需求，或存有乙方正在为甲方服务的其它项目，经甲、乙双方协商并达成一致意见后，乙方当年应对本合同项目对应的系统实行无偿维保，不再单独签订维保合同并保障系统稳定运行；否则</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保期满后系统实行有偿维保并签订维保合同，年维保费标准不高于系统初次建设合同金额的</w:t>
      </w:r>
      <w:r>
        <w:rPr>
          <w:rFonts w:hint="eastAsia" w:ascii="仿宋" w:hAnsi="仿宋" w:eastAsia="仿宋" w:cs="仿宋"/>
          <w:color w:val="000000"/>
          <w:sz w:val="24"/>
          <w:szCs w:val="24"/>
          <w:u w:val="single"/>
        </w:rPr>
        <w:t xml:space="preserve"> 8 </w:t>
      </w:r>
      <w:r>
        <w:rPr>
          <w:rFonts w:hint="eastAsia" w:ascii="仿宋" w:hAnsi="仿宋" w:eastAsia="仿宋" w:cs="仿宋"/>
          <w:color w:val="000000"/>
          <w:sz w:val="24"/>
          <w:szCs w:val="24"/>
        </w:rPr>
        <w:t xml:space="preserve">%，且年维保费金额不得因后期系统改造升级而增加，售后服务标准等同保修期内的服务标准。</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若乙方产品在结构、平台、功能上有重大升级，乙方在</w:t>
      </w:r>
      <w:r>
        <w:rPr>
          <w:rFonts w:hint="eastAsia" w:ascii="仿宋" w:hAnsi="仿宋" w:eastAsia="仿宋" w:cs="仿宋"/>
          <w:color w:val="000000"/>
          <w:sz w:val="24"/>
          <w:szCs w:val="24"/>
          <w:lang w:val="en-US" w:eastAsia="zh-CN"/>
        </w:rPr>
        <w:t xml:space="preserve">维保</w:t>
      </w:r>
      <w:r>
        <w:rPr>
          <w:rFonts w:hint="eastAsia" w:ascii="仿宋" w:hAnsi="仿宋" w:eastAsia="仿宋" w:cs="仿宋"/>
          <w:color w:val="000000"/>
          <w:sz w:val="24"/>
          <w:szCs w:val="24"/>
        </w:rPr>
        <w:t xml:space="preserve">期内给予免费维护；若在保修期外，升级内容在维保范围内，乙方须免费维护；升级内容不在维保范围内，升级费用由双方另行协商和签订商务合同，乙方承诺提供优惠的升级服务费用和良好的服务。</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乙方承诺配合甲方实施系统的应急演练，必要时安排人员现场支持。</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乙方在项目建设及后续维护服务中，造成乙方工作人员或甲方或第三人损害的，由乙方承担全部责任。</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乙方的售后服务联系方式如下：</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rPr>
      </w:pPr>
      <w:r>
        <w:rPr>
          <w:rFonts w:hint="eastAsia" w:ascii="仿宋" w:hAnsi="仿宋" w:eastAsia="仿宋" w:cs="仿宋"/>
          <w:color w:val="000000"/>
          <w:sz w:val="24"/>
          <w:szCs w:val="24"/>
        </w:rPr>
        <w:t xml:space="preserve">  </w:t>
      </w:r>
      <w:r>
        <w:rPr>
          <w:rFonts w:hint="eastAsia" w:ascii="仿宋" w:hAnsi="仿宋" w:eastAsia="仿宋" w:cs="仿宋"/>
          <w:strike w:val="0"/>
          <w:color w:val="000000"/>
          <w:sz w:val="24"/>
          <w:szCs w:val="24"/>
          <w:highlight w:val="yellow"/>
        </w:rPr>
        <w:t xml:space="preserve"> （1）技术支持服务热线（7*24小时）：13355311268</w:t>
      </w:r>
      <w:r>
        <w:rPr>
          <w:rFonts w:hint="eastAsia" w:ascii="仿宋" w:hAnsi="仿宋" w:eastAsia="仿宋" w:cs="仿宋"/>
          <w:strike w:val="0"/>
          <w:color w:val="000000"/>
          <w:sz w:val="24"/>
          <w:szCs w:val="24"/>
          <w:highlight w:val="yellow"/>
        </w:rPr>
      </w:r>
      <w:r>
        <w:rPr>
          <w:rFonts w:hint="eastAsia" w:ascii="仿宋" w:hAnsi="仿宋" w:eastAsia="仿宋" w:cs="仿宋"/>
          <w:strike w:val="0"/>
          <w:color w:val="000000"/>
          <w:sz w:val="24"/>
          <w:szCs w:val="24"/>
          <w:highlight w:val="yellow"/>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lang w:val="en-US" w:eastAsia="zh-CN"/>
        </w:rPr>
      </w:pPr>
      <w:r>
        <w:rPr>
          <w:rFonts w:hint="eastAsia" w:ascii="仿宋" w:hAnsi="仿宋" w:eastAsia="仿宋" w:cs="仿宋"/>
          <w:strike w:val="0"/>
          <w:color w:val="000000"/>
          <w:sz w:val="24"/>
          <w:szCs w:val="24"/>
          <w:highlight w:val="yellow"/>
        </w:rPr>
        <w:t xml:space="preserve">   （2）技术支持人员：</w:t>
      </w:r>
      <w:r>
        <w:rPr>
          <w:rFonts w:hint="eastAsia" w:ascii="仿宋" w:hAnsi="仿宋" w:eastAsia="仿宋" w:cs="仿宋"/>
          <w:strike w:val="0"/>
          <w:color w:val="000000"/>
          <w:sz w:val="24"/>
          <w:szCs w:val="24"/>
          <w:highlight w:val="yellow"/>
          <w:lang w:val="en-US" w:eastAsia="zh-CN"/>
        </w:rPr>
        <w:t xml:space="preserve">郝宏</w:t>
      </w:r>
      <w:r>
        <w:rPr>
          <w:rFonts w:hint="eastAsia" w:ascii="仿宋" w:hAnsi="仿宋" w:eastAsia="仿宋" w:cs="仿宋"/>
          <w:strike w:val="0"/>
          <w:color w:val="000000"/>
          <w:sz w:val="24"/>
          <w:szCs w:val="24"/>
          <w:highlight w:val="yellow"/>
          <w:lang w:val="en-US" w:eastAsia="zh-CN"/>
        </w:rPr>
      </w:r>
      <w:r>
        <w:rPr>
          <w:rFonts w:hint="eastAsia" w:ascii="仿宋" w:hAnsi="仿宋" w:eastAsia="仿宋" w:cs="仿宋"/>
          <w:strike w:val="0"/>
          <w:color w:val="000000"/>
          <w:sz w:val="24"/>
          <w:szCs w:val="24"/>
          <w:highlight w:val="yellow"/>
          <w:lang w:val="en-US" w:eastAsia="zh-CN"/>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rPr>
      </w:pPr>
      <w:r>
        <w:rPr>
          <w:rFonts w:hint="eastAsia" w:ascii="仿宋" w:hAnsi="仿宋" w:eastAsia="仿宋" w:cs="仿宋"/>
          <w:strike w:val="0"/>
          <w:color w:val="000000"/>
          <w:sz w:val="24"/>
          <w:szCs w:val="24"/>
          <w:highlight w:val="yellow"/>
        </w:rPr>
        <w:t xml:space="preserve">   （3）在线客服门户网站：</w:t>
      </w:r>
      <w:r>
        <w:rPr>
          <w:rFonts w:hint="eastAsia" w:ascii="仿宋" w:hAnsi="仿宋" w:eastAsia="仿宋" w:cs="仿宋"/>
          <w:strike w:val="0"/>
          <w:color w:val="000000"/>
          <w:sz w:val="24"/>
          <w:szCs w:val="24"/>
          <w:highlight w:val="yellow"/>
          <w:lang w:val="en-US" w:eastAsia="zh-CN"/>
        </w:rPr>
        <w:t xml:space="preserve">/</w:t>
      </w:r>
      <w:r>
        <w:rPr>
          <w:rFonts w:hint="eastAsia" w:ascii="仿宋" w:hAnsi="仿宋" w:eastAsia="仿宋" w:cs="仿宋"/>
          <w:strike w:val="0"/>
          <w:sz w:val="24"/>
          <w:szCs w:val="24"/>
          <w:highlight w:val="yellow"/>
        </w:rPr>
        <w:fldChar w:fldCharType="begin"/>
      </w:r>
      <w:r>
        <w:rPr>
          <w:rFonts w:hint="eastAsia" w:ascii="仿宋" w:hAnsi="仿宋" w:eastAsia="仿宋" w:cs="仿宋"/>
          <w:strike w:val="0"/>
          <w:sz w:val="24"/>
          <w:szCs w:val="24"/>
          <w:highlight w:val="yellow"/>
        </w:rPr>
        <w:instrText xml:space="preserve"> HYPERLINK "http://service.jr.hundsun.com/jr" </w:instrText>
      </w:r>
      <w:r>
        <w:rPr>
          <w:rFonts w:hint="eastAsia" w:ascii="仿宋" w:hAnsi="仿宋" w:eastAsia="仿宋" w:cs="仿宋"/>
          <w:strike w:val="0"/>
          <w:sz w:val="24"/>
          <w:szCs w:val="24"/>
          <w:highlight w:val="yellow"/>
        </w:rPr>
        <w:fldChar w:fldCharType="separate"/>
      </w:r>
      <w:r>
        <w:rPr>
          <w:rFonts w:hint="eastAsia" w:ascii="仿宋" w:hAnsi="仿宋" w:eastAsia="仿宋" w:cs="仿宋"/>
          <w:strike w:val="0"/>
          <w:sz w:val="24"/>
          <w:szCs w:val="24"/>
          <w:highlight w:val="yellow"/>
        </w:rPr>
        <w:fldChar w:fldCharType="end"/>
      </w:r>
      <w:r>
        <w:rPr>
          <w:rFonts w:hint="eastAsia" w:ascii="仿宋" w:hAnsi="仿宋" w:eastAsia="仿宋" w:cs="仿宋"/>
          <w:strike w:val="0"/>
          <w:color w:val="000000"/>
          <w:sz w:val="24"/>
          <w:szCs w:val="24"/>
          <w:highlight w:val="yellow"/>
        </w:rPr>
      </w:r>
      <w:r>
        <w:rPr>
          <w:rFonts w:hint="eastAsia" w:ascii="仿宋" w:hAnsi="仿宋" w:eastAsia="仿宋" w:cs="仿宋"/>
          <w:strike w:val="0"/>
          <w:color w:val="000000"/>
          <w:sz w:val="24"/>
          <w:szCs w:val="24"/>
          <w:highlight w:val="yellow"/>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rPr>
      </w:pPr>
      <w:r>
        <w:rPr>
          <w:rFonts w:hint="eastAsia" w:ascii="仿宋" w:hAnsi="仿宋" w:eastAsia="仿宋" w:cs="仿宋"/>
          <w:strike w:val="0"/>
          <w:color w:val="000000"/>
          <w:sz w:val="24"/>
          <w:szCs w:val="24"/>
          <w:highlight w:val="yellow"/>
        </w:rPr>
        <w:t xml:space="preserve">   （4）客服邮箱：haohong.sd@chinatelecom.cn</w:t>
      </w:r>
      <w:r>
        <w:rPr>
          <w:rFonts w:hint="eastAsia" w:ascii="仿宋" w:hAnsi="仿宋" w:eastAsia="仿宋" w:cs="仿宋"/>
          <w:strike w:val="0"/>
          <w:sz w:val="24"/>
          <w:szCs w:val="24"/>
          <w:highlight w:val="yellow"/>
        </w:rPr>
        <w:fldChar w:fldCharType="begin"/>
      </w:r>
      <w:r>
        <w:rPr>
          <w:rFonts w:hint="eastAsia" w:ascii="仿宋" w:hAnsi="仿宋" w:eastAsia="仿宋" w:cs="仿宋"/>
          <w:strike w:val="0"/>
          <w:sz w:val="24"/>
          <w:szCs w:val="24"/>
          <w:highlight w:val="yellow"/>
        </w:rPr>
        <w:instrText xml:space="preserve"> HYPERLINK "mailto:service.yh@hundsun.com" </w:instrText>
      </w:r>
      <w:r>
        <w:rPr>
          <w:rFonts w:hint="eastAsia" w:ascii="仿宋" w:hAnsi="仿宋" w:eastAsia="仿宋" w:cs="仿宋"/>
          <w:strike w:val="0"/>
          <w:sz w:val="24"/>
          <w:szCs w:val="24"/>
          <w:highlight w:val="yellow"/>
        </w:rPr>
        <w:fldChar w:fldCharType="separate"/>
      </w:r>
      <w:r>
        <w:rPr>
          <w:rFonts w:hint="eastAsia" w:ascii="仿宋" w:hAnsi="仿宋" w:eastAsia="仿宋" w:cs="仿宋"/>
          <w:strike w:val="0"/>
          <w:sz w:val="24"/>
          <w:szCs w:val="24"/>
          <w:highlight w:val="yellow"/>
        </w:rPr>
        <w:fldChar w:fldCharType="end"/>
      </w:r>
      <w:r>
        <w:rPr>
          <w:rFonts w:hint="eastAsia" w:ascii="仿宋" w:hAnsi="仿宋" w:eastAsia="仿宋" w:cs="仿宋"/>
          <w:strike w:val="0"/>
          <w:color w:val="000000"/>
          <w:sz w:val="24"/>
          <w:szCs w:val="24"/>
          <w:highlight w:val="yellow"/>
        </w:rPr>
      </w:r>
      <w:r>
        <w:rPr>
          <w:rFonts w:hint="eastAsia" w:ascii="仿宋" w:hAnsi="仿宋" w:eastAsia="仿宋" w:cs="仿宋"/>
          <w:strike w:val="0"/>
          <w:color w:val="000000"/>
          <w:sz w:val="24"/>
          <w:szCs w:val="24"/>
          <w:highlight w:val="yellow"/>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lang w:val="en-US" w:eastAsia="zh-CN"/>
        </w:rPr>
      </w:pPr>
      <w:r>
        <w:rPr>
          <w:rFonts w:hint="eastAsia" w:ascii="仿宋" w:hAnsi="仿宋" w:eastAsia="仿宋" w:cs="仿宋"/>
          <w:strike w:val="0"/>
          <w:color w:val="000000"/>
          <w:sz w:val="24"/>
          <w:szCs w:val="24"/>
          <w:highlight w:val="yellow"/>
        </w:rPr>
        <w:t xml:space="preserve">   （5）客服传真：</w:t>
      </w:r>
      <w:r>
        <w:rPr>
          <w:rFonts w:hint="eastAsia" w:ascii="仿宋" w:hAnsi="仿宋" w:eastAsia="仿宋" w:cs="仿宋"/>
          <w:strike w:val="0"/>
          <w:color w:val="000000"/>
          <w:sz w:val="24"/>
          <w:szCs w:val="24"/>
          <w:highlight w:val="yellow"/>
          <w:lang w:val="en-US" w:eastAsia="zh-CN"/>
        </w:rPr>
        <w:t xml:space="preserve">/</w:t>
      </w:r>
      <w:r>
        <w:rPr>
          <w:rFonts w:hint="eastAsia" w:ascii="仿宋" w:hAnsi="仿宋" w:eastAsia="仿宋" w:cs="仿宋"/>
          <w:strike w:val="0"/>
          <w:color w:val="000000"/>
          <w:sz w:val="24"/>
          <w:szCs w:val="24"/>
          <w:highlight w:val="yellow"/>
          <w:lang w:val="en-US" w:eastAsia="zh-CN"/>
        </w:rPr>
      </w:r>
      <w:r>
        <w:rPr>
          <w:rFonts w:hint="eastAsia" w:ascii="仿宋" w:hAnsi="仿宋" w:eastAsia="仿宋" w:cs="仿宋"/>
          <w:strike w:val="0"/>
          <w:color w:val="000000"/>
          <w:sz w:val="24"/>
          <w:szCs w:val="24"/>
          <w:highlight w:val="yellow"/>
          <w:lang w:val="en-US" w:eastAsia="zh-CN"/>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rPr>
      </w:pPr>
      <w:r>
        <w:rPr>
          <w:rFonts w:hint="eastAsia" w:ascii="仿宋" w:hAnsi="仿宋" w:eastAsia="仿宋" w:cs="仿宋"/>
          <w:strike w:val="0"/>
          <w:color w:val="000000"/>
          <w:sz w:val="24"/>
          <w:szCs w:val="24"/>
          <w:highlight w:val="yellow"/>
        </w:rPr>
        <w:t xml:space="preserve">   （6）客户投诉电话：13355311268</w:t>
      </w:r>
      <w:r>
        <w:rPr>
          <w:rFonts w:hint="eastAsia" w:ascii="仿宋" w:hAnsi="仿宋" w:eastAsia="仿宋" w:cs="仿宋"/>
          <w:strike w:val="0"/>
          <w:color w:val="000000"/>
          <w:sz w:val="24"/>
          <w:szCs w:val="24"/>
          <w:highlight w:val="yellow"/>
        </w:rPr>
      </w:r>
      <w:r>
        <w:rPr>
          <w:rFonts w:hint="eastAsia" w:ascii="仿宋" w:hAnsi="仿宋" w:eastAsia="仿宋" w:cs="仿宋"/>
          <w:strike w:val="0"/>
          <w:color w:val="000000"/>
          <w:sz w:val="24"/>
          <w:szCs w:val="24"/>
          <w:highlight w:val="yellow"/>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rPr>
      </w:pPr>
      <w:r>
        <w:rPr>
          <w:rFonts w:hint="eastAsia" w:ascii="仿宋" w:hAnsi="仿宋" w:eastAsia="仿宋" w:cs="仿宋"/>
          <w:strike w:val="0"/>
          <w:color w:val="000000"/>
          <w:sz w:val="24"/>
          <w:szCs w:val="24"/>
          <w:highlight w:val="yellow"/>
        </w:rPr>
        <w:t xml:space="preserve">   （7）客户投诉邮箱：haohong.sd@chinatelecom.cn</w:t>
      </w:r>
      <w:r>
        <w:rPr>
          <w:rFonts w:hint="eastAsia" w:ascii="仿宋" w:hAnsi="仿宋" w:eastAsia="仿宋" w:cs="仿宋"/>
          <w:strike w:val="0"/>
          <w:color w:val="000000"/>
          <w:sz w:val="24"/>
          <w:szCs w:val="24"/>
          <w:highlight w:val="yellow"/>
        </w:rPr>
      </w:r>
      <w:r>
        <w:rPr>
          <w:rFonts w:hint="eastAsia" w:ascii="仿宋" w:hAnsi="仿宋" w:eastAsia="仿宋" w:cs="仿宋"/>
          <w:strike w:val="0"/>
          <w:color w:val="000000"/>
          <w:sz w:val="24"/>
          <w:szCs w:val="24"/>
          <w:highlight w:val="yellow"/>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第二十七条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承诺因自身原因导致服务中断或退出，应保证项目不中断，甲方将具有人员、设备、服务等资源的优先使用权以及本项目相关软件的持续使用权。乙方应制定有外包项目的应急计划，将因服务中断或退出给甲方带来的损失降到最低程度，应急计划的场景包括但不限于：</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left="561"/>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1、乙方重要服务人员流失并退出服务。</w:t>
      </w:r>
      <w:r>
        <w:rPr>
          <w:rFonts w:hint="eastAsia" w:ascii="仿宋" w:hAnsi="仿宋" w:eastAsia="仿宋" w:cs="仿宋"/>
          <w:color w:val="000000"/>
          <w:sz w:val="24"/>
          <w:szCs w:val="24"/>
        </w:rPr>
        <w:br/>
      </w:r>
      <w:r>
        <w:rPr>
          <w:rFonts w:hint="eastAsia" w:ascii="仿宋" w:hAnsi="仿宋" w:eastAsia="仿宋" w:cs="仿宋"/>
          <w:color w:val="000000"/>
          <w:sz w:val="24"/>
          <w:szCs w:val="24"/>
        </w:rPr>
        <w:t xml:space="preserve">2、乙方主动退出。</w:t>
      </w:r>
      <w:r>
        <w:rPr>
          <w:rFonts w:hint="eastAsia" w:ascii="仿宋" w:hAnsi="仿宋" w:eastAsia="仿宋" w:cs="仿宋"/>
          <w:color w:val="000000"/>
          <w:sz w:val="24"/>
          <w:szCs w:val="24"/>
        </w:rPr>
        <w:br/>
      </w:r>
      <w:r>
        <w:rPr>
          <w:rFonts w:hint="eastAsia" w:ascii="仿宋" w:hAnsi="仿宋" w:eastAsia="仿宋" w:cs="仿宋"/>
          <w:color w:val="000000"/>
          <w:sz w:val="24"/>
          <w:szCs w:val="24"/>
        </w:rPr>
        <w:t xml:space="preserve">3、乙方因资质变更、被收购、兼并或破产等原因导致的被动退出。 </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Cs w:val="0"/>
          <w:color w:val="000000"/>
          <w:sz w:val="24"/>
          <w:szCs w:val="24"/>
        </w:rPr>
      </w:pPr>
      <w:r>
        <w:rPr>
          <w:rFonts w:hint="eastAsia" w:ascii="仿宋" w:hAnsi="仿宋" w:eastAsia="仿宋" w:cs="仿宋"/>
          <w:b/>
          <w:bCs/>
          <w:color w:val="000000"/>
          <w:sz w:val="24"/>
          <w:szCs w:val="24"/>
          <w:lang w:val="en-US" w:eastAsia="zh-CN"/>
        </w:rPr>
        <w:t xml:space="preserve">第二十八条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乙方承诺为甲方提供</w:t>
      </w:r>
      <w:r>
        <w:rPr>
          <w:rFonts w:hint="eastAsia" w:ascii="仿宋" w:hAnsi="仿宋" w:eastAsia="仿宋" w:cs="仿宋"/>
          <w:bCs w:val="0"/>
          <w:color w:val="000000"/>
          <w:sz w:val="24"/>
          <w:szCs w:val="24"/>
        </w:rPr>
        <w:t xml:space="preserve">对其进行风险评估、监测、检查和审计的权利，承诺接受银保监会对其所承担的甲方外包服务的监督检查，</w:t>
      </w:r>
      <w:r>
        <w:rPr>
          <w:rFonts w:hint="eastAsia" w:ascii="仿宋" w:hAnsi="仿宋" w:eastAsia="仿宋" w:cs="仿宋"/>
          <w:color w:val="000000"/>
          <w:sz w:val="24"/>
          <w:szCs w:val="24"/>
        </w:rPr>
        <w:t xml:space="preserve">乙方应向监管机构、甲方的审计代理机构及甲方提供</w:t>
      </w:r>
      <w:r>
        <w:rPr>
          <w:rFonts w:hint="eastAsia" w:ascii="仿宋" w:hAnsi="仿宋" w:eastAsia="仿宋" w:cs="仿宋"/>
          <w:bCs w:val="0"/>
          <w:color w:val="000000"/>
          <w:sz w:val="24"/>
          <w:szCs w:val="24"/>
        </w:rPr>
        <w:t xml:space="preserve">与服务场所和系统有关的访问权和任何协助（包括报告）。</w:t>
      </w:r>
      <w:r>
        <w:rPr>
          <w:rFonts w:hint="eastAsia" w:ascii="仿宋" w:hAnsi="仿宋" w:eastAsia="仿宋" w:cs="仿宋"/>
          <w:bCs w:val="0"/>
          <w:color w:val="000000"/>
          <w:sz w:val="24"/>
          <w:szCs w:val="24"/>
        </w:rPr>
      </w:r>
      <w:r>
        <w:rPr>
          <w:rFonts w:hint="eastAsia" w:ascii="仿宋" w:hAnsi="仿宋" w:eastAsia="仿宋" w:cs="仿宋"/>
          <w:bCs w:val="0"/>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bCs/>
          <w:color w:val="000000"/>
          <w:sz w:val="24"/>
          <w:szCs w:val="24"/>
        </w:rPr>
      </w:pPr>
      <w:r>
        <w:rPr>
          <w:rFonts w:hint="eastAsia" w:ascii="仿宋" w:hAnsi="仿宋" w:eastAsia="仿宋" w:cs="仿宋"/>
          <w:bCs/>
          <w:color w:val="000000"/>
          <w:sz w:val="24"/>
          <w:szCs w:val="24"/>
        </w:rPr>
        <w:t xml:space="preserve">如果甲方、甲方的审计代理机构及监管机构指定的审计人员实施的审计结果表明乙方不符合有关法律或审计要求的规定，则乙方应立即采取整改措施遵守审计的要求，甲方对于整改结果进行检查，整改结果不符合要求的甲方有权不予进行项目验收或尾款支付；同时乙方应承担以下费用：</w:t>
      </w:r>
      <w:r>
        <w:rPr>
          <w:rFonts w:hint="eastAsia" w:ascii="仿宋" w:hAnsi="仿宋" w:eastAsia="仿宋" w:cs="仿宋"/>
          <w:bCs/>
          <w:color w:val="000000"/>
          <w:sz w:val="24"/>
          <w:szCs w:val="24"/>
        </w:rPr>
      </w:r>
      <w:r>
        <w:rPr>
          <w:rFonts w:hint="eastAsia" w:ascii="仿宋" w:hAnsi="仿宋" w:eastAsia="仿宋" w:cs="仿宋"/>
          <w:bCs/>
          <w:color w:val="000000"/>
          <w:sz w:val="24"/>
          <w:szCs w:val="24"/>
        </w:rPr>
      </w:r>
    </w:p>
    <w:p>
      <w:pPr>
        <w:keepNext w:val="false"/>
        <w:keepLines w:val="false"/>
        <w:pageBreakBefore w:val="false"/>
        <w:widowControl w:val="false"/>
        <w:pBdr/>
        <w:tabs>
          <w:tab w:val="left" w:leader="none" w:pos="1276"/>
          <w:tab w:val="left" w:leader="none" w:pos="5880"/>
          <w:tab w:val="left" w:leader="none" w:pos="7020"/>
          <w:tab w:val="left" w:leader="none" w:pos="8160"/>
        </w:tabs>
        <w:bidi w:val="false"/>
        <w:spacing w:line="360" w:lineRule="auto"/>
        <w:ind w:firstLine="480"/>
        <w:outlineLvl w:val="0"/>
        <w:rPr>
          <w:rFonts w:hint="eastAsia" w:ascii="仿宋" w:hAnsi="仿宋" w:eastAsia="仿宋" w:cs="仿宋"/>
          <w:bCs/>
          <w:color w:val="000000"/>
          <w:sz w:val="24"/>
          <w:szCs w:val="24"/>
        </w:rPr>
      </w:pPr>
      <w:r>
        <w:rPr>
          <w:rFonts w:hint="eastAsia" w:ascii="仿宋" w:hAnsi="仿宋" w:eastAsia="仿宋" w:cs="仿宋"/>
          <w:bCs/>
          <w:color w:val="000000"/>
          <w:sz w:val="24"/>
          <w:szCs w:val="24"/>
        </w:rPr>
        <w:t xml:space="preserve">1、与乙方的服务和业务有关的法律或审计要求规定的费用。</w:t>
      </w:r>
      <w:r>
        <w:rPr>
          <w:rFonts w:hint="eastAsia" w:ascii="仿宋" w:hAnsi="仿宋" w:eastAsia="仿宋" w:cs="仿宋"/>
          <w:bCs/>
          <w:color w:val="000000"/>
          <w:sz w:val="24"/>
          <w:szCs w:val="24"/>
        </w:rPr>
      </w:r>
      <w:r>
        <w:rPr>
          <w:rFonts w:hint="eastAsia" w:ascii="仿宋" w:hAnsi="仿宋" w:eastAsia="仿宋" w:cs="仿宋"/>
          <w:bCs/>
          <w:color w:val="000000"/>
          <w:sz w:val="24"/>
          <w:szCs w:val="24"/>
        </w:rPr>
      </w:r>
    </w:p>
    <w:p>
      <w:pPr>
        <w:keepNext w:val="false"/>
        <w:keepLines w:val="false"/>
        <w:pageBreakBefore w:val="false"/>
        <w:widowControl w:val="false"/>
        <w:pBdr/>
        <w:tabs>
          <w:tab w:val="left" w:leader="none" w:pos="1276"/>
          <w:tab w:val="left" w:leader="none" w:pos="5880"/>
          <w:tab w:val="left" w:leader="none" w:pos="7020"/>
          <w:tab w:val="left" w:leader="none" w:pos="8160"/>
        </w:tabs>
        <w:bidi w:val="false"/>
        <w:spacing w:line="360" w:lineRule="auto"/>
        <w:ind w:firstLine="480"/>
        <w:outlineLvl w:val="0"/>
        <w:rPr>
          <w:rFonts w:hint="eastAsia" w:ascii="仿宋" w:hAnsi="仿宋" w:eastAsia="仿宋" w:cs="仿宋"/>
          <w:bCs/>
          <w:color w:val="000000"/>
          <w:sz w:val="24"/>
          <w:szCs w:val="24"/>
        </w:rPr>
      </w:pPr>
      <w:r>
        <w:rPr>
          <w:rFonts w:hint="eastAsia" w:ascii="仿宋" w:hAnsi="仿宋" w:eastAsia="仿宋" w:cs="仿宋"/>
          <w:bCs/>
          <w:color w:val="000000"/>
          <w:sz w:val="24"/>
          <w:szCs w:val="24"/>
        </w:rPr>
        <w:t xml:space="preserve">2、由于乙方不遵守法律或审计要求而发生的必需的费用。</w:t>
      </w:r>
      <w:r>
        <w:rPr>
          <w:rFonts w:hint="eastAsia" w:ascii="仿宋" w:hAnsi="仿宋" w:eastAsia="仿宋" w:cs="仿宋"/>
          <w:bCs/>
          <w:color w:val="000000"/>
          <w:sz w:val="24"/>
          <w:szCs w:val="24"/>
        </w:rPr>
      </w:r>
      <w:r>
        <w:rPr>
          <w:rFonts w:hint="eastAsia" w:ascii="仿宋" w:hAnsi="仿宋" w:eastAsia="仿宋" w:cs="仿宋"/>
          <w:bCs/>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第二十九条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lang w:eastAsia="zh-CN"/>
        </w:rPr>
        <w:t xml:space="preserve">甲乙</w:t>
      </w:r>
      <w:r>
        <w:rPr>
          <w:rFonts w:hint="eastAsia" w:ascii="仿宋" w:hAnsi="仿宋" w:eastAsia="仿宋" w:cs="仿宋"/>
          <w:color w:val="000000"/>
          <w:sz w:val="24"/>
          <w:szCs w:val="24"/>
        </w:rPr>
        <w:t xml:space="preserve">双方确定，在本合同有效期内，甲方指</w:t>
      </w:r>
      <w:r>
        <w:rPr>
          <w:rFonts w:hint="eastAsia" w:ascii="仿宋" w:hAnsi="仿宋" w:eastAsia="仿宋" w:cs="仿宋"/>
          <w:color w:val="000000"/>
          <w:sz w:val="24"/>
          <w:szCs w:val="24"/>
          <w:lang w:eastAsia="zh-CN"/>
        </w:rPr>
        <w:t xml:space="preserve">定</w:t>
      </w:r>
      <w:r>
        <w:rPr>
          <w:rFonts w:hint="eastAsia" w:ascii="仿宋" w:hAnsi="仿宋" w:eastAsia="仿宋" w:cs="仿宋"/>
          <w:color w:val="000000"/>
          <w:sz w:val="24"/>
          <w:szCs w:val="24"/>
          <w:u w:val="single"/>
          <w:lang w:val="en-US" w:eastAsia="zh-CN"/>
        </w:rPr>
        <w:t xml:space="preserve">孙天宇</w:t>
      </w:r>
      <w:r>
        <w:rPr>
          <w:rFonts w:hint="eastAsia" w:ascii="仿宋" w:hAnsi="仿宋" w:eastAsia="仿宋" w:cs="仿宋"/>
          <w:color w:val="000000"/>
          <w:sz w:val="24"/>
          <w:szCs w:val="24"/>
          <w:u w:val="none"/>
          <w:lang w:val="en-US" w:eastAsia="zh-CN"/>
        </w:rPr>
        <w:t xml:space="preserve">为</w:t>
      </w:r>
      <w:r>
        <w:rPr>
          <w:rFonts w:hint="eastAsia" w:ascii="仿宋" w:hAnsi="仿宋" w:eastAsia="仿宋" w:cs="仿宋"/>
          <w:color w:val="000000"/>
          <w:sz w:val="24"/>
          <w:szCs w:val="24"/>
        </w:rPr>
        <w:t xml:space="preserve">甲方项目联系人（联系方式：</w:t>
      </w:r>
      <w:r>
        <w:rPr>
          <w:rFonts w:hint="eastAsia" w:ascii="仿宋" w:hAnsi="仿宋" w:eastAsia="仿宋" w:cs="仿宋"/>
          <w:color w:val="000000"/>
          <w:sz w:val="24"/>
          <w:szCs w:val="24"/>
          <w:u w:val="single"/>
          <w:lang w:val="en-US" w:eastAsia="zh-CN"/>
        </w:rPr>
        <w:t xml:space="preserve">18653868120</w:t>
      </w:r>
      <w:r>
        <w:rPr>
          <w:rFonts w:hint="eastAsia" w:ascii="仿宋" w:hAnsi="仿宋" w:eastAsia="仿宋" w:cs="仿宋"/>
          <w:color w:val="000000"/>
          <w:sz w:val="24"/>
          <w:szCs w:val="24"/>
        </w:rPr>
        <w:t xml:space="preserve">），乙方指定</w:t>
      </w:r>
      <w:r>
        <w:rPr>
          <w:rFonts w:hint="eastAsia" w:ascii="仿宋" w:hAnsi="仿宋" w:eastAsia="仿宋" w:cs="仿宋"/>
          <w:color w:val="000000"/>
          <w:sz w:val="24"/>
          <w:szCs w:val="24"/>
          <w:u w:val="single"/>
          <w:lang w:val="en-US" w:eastAsia="zh-CN"/>
        </w:rPr>
        <w:t xml:space="preserve">郝宏</w:t>
      </w:r>
      <w:r>
        <w:rPr>
          <w:rFonts w:hint="eastAsia" w:ascii="仿宋" w:hAnsi="仿宋" w:eastAsia="仿宋" w:cs="仿宋"/>
          <w:color w:val="000000"/>
          <w:sz w:val="24"/>
          <w:szCs w:val="24"/>
        </w:rPr>
        <w:t xml:space="preserve">为乙方项目联系人（联系方式：</w:t>
      </w:r>
      <w:r>
        <w:rPr>
          <w:rFonts w:hint="eastAsia" w:ascii="仿宋" w:hAnsi="仿宋" w:eastAsia="仿宋" w:cs="仿宋"/>
          <w:color w:val="000000"/>
          <w:sz w:val="24"/>
          <w:szCs w:val="24"/>
          <w:u w:val="single"/>
          <w:lang w:val="en-US" w:eastAsia="zh-CN"/>
        </w:rPr>
        <w:t xml:space="preserve">13355311268</w:t>
      </w:r>
      <w:r>
        <w:rPr>
          <w:rFonts w:hint="eastAsia" w:ascii="仿宋" w:hAnsi="仿宋" w:eastAsia="仿宋" w:cs="仿宋"/>
          <w:color w:val="000000"/>
          <w:sz w:val="24"/>
          <w:szCs w:val="24"/>
        </w:rPr>
        <w:t xml:space="preserve">）。项目联系人承担以下责任：1、经费关联的联系</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2、开发研究过程中的双方资料共享的联系</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3、人员变动的联系。一方变更项目联系人的，应当及时以书面形式通知另一方。未及时通知并影响本合同履行或造成损失的，应承担相应的责任。</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项目发生突发事件，双方联系人应在半小时内互相通知，并共同协商处置。</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乙方公司发生重大变动(包括但不限于重大经营、财务问题等)，导致或可能导致多家银行机构外包服务中断时，乙方联系人应在变动发生后2小时内，将变更情况以及对项目的影响书面通知甲方联系人。</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乙方项目总监免费为泰安银行项目人员提供需求具体内容确认的相关培训，承诺在需求过程全阶段驻场泰安银行，且驻场时间不少于整个合同项目总服务时间的</w:t>
      </w:r>
      <w:r>
        <w:rPr>
          <w:rFonts w:hint="eastAsia" w:ascii="仿宋" w:hAnsi="仿宋" w:eastAsia="仿宋" w:cs="仿宋"/>
          <w:color w:val="000000"/>
          <w:sz w:val="24"/>
          <w:szCs w:val="24"/>
          <w:u w:val="single"/>
        </w:rPr>
        <w:t xml:space="preserve">50</w:t>
      </w:r>
      <w:r>
        <w:rPr>
          <w:rFonts w:hint="eastAsia" w:ascii="仿宋" w:hAnsi="仿宋" w:eastAsia="仿宋" w:cs="仿宋"/>
          <w:color w:val="000000"/>
          <w:sz w:val="24"/>
          <w:szCs w:val="24"/>
        </w:rPr>
        <w:t xml:space="preserve">%，同时乙方指派的项目经理必须全程现场参与项目建设工作。</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公司项目开发人员应具备该项目领域至少三年以上的经验资质（需提供相关人员资质证明），在开发人员驻场前必须提供驻场实施人员清单并征得甲方相关负责人同意，乙方公司不得随意更换本项目的任何成员，确需更换或增加成员的，应至少提前一周向甲方提出书面申请，甲方相关负责人签字同意后更换。如甲方未书面同意，乙方不得擅自变更项目成员。更换项目成员不得中断开发进度，由此引起的项目延期及其他损失，乙方承担全部责任。</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
          <w:bCs/>
          <w:color w:val="000000"/>
          <w:sz w:val="24"/>
          <w:szCs w:val="24"/>
        </w:rPr>
      </w:pPr>
      <w:r>
        <w:rPr>
          <w:rFonts w:hint="eastAsia" w:ascii="仿宋" w:hAnsi="仿宋" w:eastAsia="仿宋" w:cs="仿宋"/>
          <w:b/>
          <w:bCs/>
          <w:color w:val="000000"/>
          <w:sz w:val="24"/>
          <w:szCs w:val="24"/>
          <w:lang w:val="en-US" w:eastAsia="zh-CN"/>
        </w:rPr>
        <w:t xml:space="preserve">第三十条 </w:t>
      </w:r>
      <w:r>
        <w:rPr>
          <w:rFonts w:hint="eastAsia" w:ascii="仿宋" w:hAnsi="仿宋" w:eastAsia="仿宋" w:cs="仿宋"/>
          <w:b/>
          <w:bCs/>
          <w:color w:val="000000"/>
          <w:sz w:val="24"/>
          <w:szCs w:val="24"/>
        </w:rPr>
        <w:t xml:space="preserve">禁止招聘</w:t>
      </w:r>
      <w:r>
        <w:rPr>
          <w:rFonts w:hint="eastAsia" w:ascii="仿宋" w:hAnsi="仿宋" w:eastAsia="仿宋" w:cs="仿宋"/>
          <w:b/>
          <w:bCs/>
          <w:color w:val="000000"/>
          <w:sz w:val="24"/>
          <w:szCs w:val="24"/>
        </w:rPr>
      </w:r>
      <w:r>
        <w:rPr>
          <w:rFonts w:hint="eastAsia" w:ascii="仿宋" w:hAnsi="仿宋" w:eastAsia="仿宋" w:cs="仿宋"/>
          <w:b/>
          <w:bCs/>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在甲乙双方存在合作关系及合作关系终止后三年内，未经甲方同意，乙方不得雇用甲方聘用或曾经聘用的员工，或与之建立劳动合同关系，同时包括服务期内与甲方处于正常合作公司的员工，除非该员工已经从甲方离职届满三年。</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甲方如发现乙方违反上述约定，有权要求乙方立即停止违约行为，并按乙方所违约雇用或录用的员工岗位、级别和数量支付相应违约金。若乙方违约雇用或招聘甲方普通员工的，乙方须向甲方支付的违约金为违约雇用或招聘的人数乘以5万元；若乙方违约雇用或招聘甲方（项目经理、技术骨干等）管理人员，乙方须向甲方支付的违约金为违约雇用或招聘的人数乘以10万元。</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jc w:val="left"/>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第三十一条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双方确定，出现下列情形，双方应重新考虑本合同变更或终止的可能性：</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1、甲方或乙方的所有权或控制权发生变化。</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2、甲方或乙方的业务经营发生重大变化。</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3、乙方提供的服务不充分，造成甲方不能履行监督义务。</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4、乙方或人员的评价结果未达到甲方的要求。</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5、其它双方未达成一致意见的情形。</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jc w:val="left"/>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第三十二条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双方确定，出现下列情形，致使本合同的履行成为不必要或不可能的，一方可以通知另一方解除本合同；</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1、因发生不可抗力或不可克服的技术风险。</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2、因乙方迟延交付超过90日，甲方有权通知乙方解除本合同。</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3、政策环境发生变化。</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4、甲方决定停止项目研发时，有权自行决定解除本合同，并有权要求乙方返还已经收取的研究开发经费和报酬。</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5、乙方违反本合同任何一项约定，甲方有权解除合同，要求乙方返还已经收取的研究开发经费和报酬，并按照本合同约定的违约条款承担违约责任；给甲方造成损失的，乙方还应承担赔偿责任，并支付合同总额的</w:t>
      </w:r>
      <w:r>
        <w:rPr>
          <w:rFonts w:hint="eastAsia" w:ascii="仿宋" w:hAnsi="仿宋" w:eastAsia="仿宋" w:cs="仿宋"/>
          <w:color w:val="000000"/>
          <w:sz w:val="24"/>
          <w:szCs w:val="24"/>
          <w:u w:val="single"/>
        </w:rPr>
        <w:t xml:space="preserve">30</w:t>
      </w:r>
      <w:r>
        <w:rPr>
          <w:rFonts w:hint="eastAsia" w:ascii="仿宋" w:hAnsi="仿宋" w:eastAsia="仿宋" w:cs="仿宋"/>
          <w:color w:val="000000"/>
          <w:sz w:val="24"/>
          <w:szCs w:val="24"/>
        </w:rPr>
        <w:t xml:space="preserve"> %作为违约金。甲方因主张权利支出的包括但不限于诉讼费（或仲裁费）、保全费、评估费、拍卖费、公告费、保全保险费、律师费（含风险代理费用）、公证费、差旅费等费用由乙方承担。</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jc w:val="left"/>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第三十三条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出现合同解除情况（含合同中止）时，合同未履行部分，甲方不再支付研发费用，甲乙双方应确认已履行合同部分的处置，如需要有过渡期，双方应就过渡期签署补充协议，协议内容包括但不限于：</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1、甲乙任何一方需要交还对方的资料、设施等内容，并按要求在规定期限内交还对方。</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2、甲乙双方过渡期内持续遵守本合同的保密条款。</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3、过渡期内乙方应继续提供相应的技术支持和咨询等服务。</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4、非因乙方原因导致合同解除，双方协商相关款项。</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5、后续服务的具体计划和安排等服务内容。</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第三十四条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双方因履行本合同而发生的争议，应协商、调解解决。协商、调解不成的，确定按以下方式处理：</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1、依法向甲方所在地人民法院起诉。</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2、本合同外包服务选择跨境方式的，乙方承诺依法向甲方所在地人民法院起诉并按照中国法律解决纠纷。 </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第三十五条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双方确定：本合同及相关附件中所涉及的有关名词和技术术语，其定义和解释如下：</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line="360" w:lineRule="auto"/>
        <w:ind w:left="585"/>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lang w:val="en-US" w:eastAsia="zh-CN"/>
        </w:rPr>
        <w:t xml:space="preserve">1、无                              </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u w:val="single"/>
        </w:rPr>
      </w:pPr>
      <w:r>
        <w:rPr>
          <w:rFonts w:hint="eastAsia" w:ascii="仿宋" w:hAnsi="仿宋" w:eastAsia="仿宋" w:cs="仿宋"/>
          <w:b/>
          <w:bCs/>
          <w:color w:val="000000"/>
          <w:sz w:val="24"/>
          <w:szCs w:val="24"/>
          <w:lang w:val="en-US" w:eastAsia="zh-CN"/>
        </w:rPr>
        <w:t xml:space="preserve">第三十六条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双方约定本合同其他相关事项为：</w:t>
      </w:r>
      <w:r>
        <w:rPr>
          <w:rFonts w:hint="eastAsia" w:ascii="仿宋" w:hAnsi="仿宋" w:eastAsia="仿宋" w:cs="仿宋"/>
          <w:color w:val="000000"/>
          <w:sz w:val="24"/>
          <w:szCs w:val="24"/>
          <w:u w:val="single"/>
        </w:rPr>
        <w:t xml:space="preserve">甲方后期与乙方授权单位签订系统改造或维保服务的，如授权单位合同期内无法完成相关工作，乙方必须承担相关责任；给甲方造成损失的，由乙方与授权单位承担连带赔偿责任。</w:t>
      </w:r>
      <w:r>
        <w:rPr>
          <w:rFonts w:hint="eastAsia" w:ascii="仿宋" w:hAnsi="仿宋" w:eastAsia="仿宋" w:cs="仿宋"/>
          <w:color w:val="000000"/>
          <w:sz w:val="24"/>
          <w:szCs w:val="24"/>
          <w:u w:val="single"/>
        </w:rPr>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第三十七条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本合同一式</w:t>
      </w:r>
      <w:r>
        <w:rPr>
          <w:rFonts w:hint="eastAsia" w:ascii="仿宋" w:hAnsi="仿宋" w:eastAsia="仿宋" w:cs="仿宋"/>
          <w:color w:val="000000"/>
          <w:sz w:val="24"/>
          <w:szCs w:val="24"/>
          <w:u w:val="single"/>
          <w:lang w:val="en-US" w:eastAsia="zh-CN"/>
        </w:rPr>
        <w:t xml:space="preserve">肆</w:t>
      </w:r>
      <w:r>
        <w:rPr>
          <w:rFonts w:hint="eastAsia" w:ascii="仿宋" w:hAnsi="仿宋" w:eastAsia="仿宋" w:cs="仿宋"/>
          <w:color w:val="000000"/>
          <w:sz w:val="24"/>
          <w:szCs w:val="24"/>
        </w:rPr>
        <w:t xml:space="preserve">份，双方各执</w:t>
      </w:r>
      <w:r>
        <w:rPr>
          <w:rFonts w:hint="eastAsia" w:ascii="仿宋" w:hAnsi="仿宋" w:eastAsia="仿宋" w:cs="仿宋"/>
          <w:color w:val="000000"/>
          <w:sz w:val="24"/>
          <w:szCs w:val="24"/>
          <w:u w:val="single"/>
        </w:rPr>
        <w:t xml:space="preserve">贰</w:t>
      </w:r>
      <w:r>
        <w:rPr>
          <w:rFonts w:hint="eastAsia" w:ascii="仿宋" w:hAnsi="仿宋" w:eastAsia="仿宋" w:cs="仿宋"/>
          <w:color w:val="000000"/>
          <w:sz w:val="24"/>
          <w:szCs w:val="24"/>
        </w:rPr>
        <w:t xml:space="preserve">份，</w:t>
      </w:r>
      <w:r>
        <w:rPr>
          <w:rFonts w:hint="eastAsia" w:ascii="仿宋" w:hAnsi="仿宋" w:eastAsia="仿宋" w:cs="仿宋"/>
          <w:color w:val="000000"/>
          <w:sz w:val="24"/>
          <w:szCs w:val="24"/>
          <w:lang w:val="en-US" w:eastAsia="zh-CN"/>
        </w:rPr>
        <w:t xml:space="preserve">代理</w:t>
      </w:r>
      <w:r>
        <w:rPr>
          <w:rFonts w:hint="eastAsia" w:ascii="仿宋" w:hAnsi="仿宋" w:eastAsia="仿宋" w:cs="仿宋"/>
          <w:color w:val="000000"/>
          <w:sz w:val="24"/>
          <w:szCs w:val="24"/>
          <w:u w:val="single"/>
          <w:lang w:val="en-US" w:eastAsia="zh-CN"/>
        </w:rPr>
        <w:t xml:space="preserve">贰</w:t>
      </w:r>
      <w:r>
        <w:rPr>
          <w:rFonts w:hint="eastAsia" w:ascii="仿宋" w:hAnsi="仿宋" w:eastAsia="仿宋" w:cs="仿宋"/>
          <w:color w:val="000000"/>
          <w:sz w:val="24"/>
          <w:szCs w:val="24"/>
          <w:lang w:val="en-US" w:eastAsia="zh-CN"/>
        </w:rPr>
        <w:t xml:space="preserve">份，</w:t>
      </w:r>
      <w:r>
        <w:rPr>
          <w:rFonts w:hint="eastAsia" w:ascii="仿宋" w:hAnsi="仿宋" w:eastAsia="仿宋" w:cs="仿宋"/>
          <w:color w:val="000000"/>
          <w:sz w:val="24"/>
          <w:szCs w:val="24"/>
        </w:rPr>
        <w:t xml:space="preserve">具有同等法律效力。</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98"/>
        <w:outlineLvl w:val="9"/>
        <w:rPr>
          <w:rFonts w:hint="eastAsia" w:ascii="仿宋" w:hAnsi="仿宋" w:eastAsia="仿宋" w:cs="仿宋"/>
          <w:color w:val="000000"/>
          <w:sz w:val="24"/>
          <w:szCs w:val="24"/>
        </w:rPr>
      </w:pPr>
      <w:r>
        <w:rPr>
          <w:rFonts w:hint="eastAsia" w:ascii="仿宋" w:hAnsi="仿宋" w:eastAsia="仿宋" w:cs="仿宋"/>
          <w:b/>
          <w:bCs/>
          <w:color w:val="000000"/>
          <w:spacing w:val="4"/>
          <w:sz w:val="24"/>
          <w:szCs w:val="24"/>
          <w:lang w:val="en-US" w:eastAsia="zh-CN"/>
        </w:rPr>
        <w:t xml:space="preserve">第三十八条</w:t>
      </w:r>
      <w:r>
        <w:rPr>
          <w:rFonts w:hint="eastAsia" w:ascii="仿宋" w:hAnsi="仿宋" w:eastAsia="仿宋" w:cs="仿宋"/>
          <w:color w:val="000000"/>
          <w:spacing w:val="4"/>
          <w:sz w:val="24"/>
          <w:szCs w:val="24"/>
          <w:lang w:val="en-US" w:eastAsia="zh-CN"/>
        </w:rPr>
        <w:t xml:space="preserve"> </w:t>
      </w:r>
      <w:r>
        <w:rPr>
          <w:rFonts w:hint="eastAsia" w:ascii="仿宋" w:hAnsi="仿宋" w:eastAsia="仿宋" w:cs="仿宋"/>
          <w:color w:val="000000"/>
          <w:spacing w:val="4"/>
          <w:sz w:val="24"/>
          <w:szCs w:val="24"/>
        </w:rPr>
        <w:t xml:space="preserve">本合同</w:t>
      </w:r>
      <w:r>
        <w:rPr>
          <w:rFonts w:hint="eastAsia" w:ascii="仿宋" w:hAnsi="仿宋" w:eastAsia="仿宋" w:cs="仿宋"/>
          <w:color w:val="000000"/>
          <w:sz w:val="24"/>
          <w:szCs w:val="24"/>
        </w:rPr>
        <w:t xml:space="preserve">自双方法定代表人签字或盖章并加盖单位公章（或合同专用章）之日起生效。</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Cs/>
          <w:color w:val="000000"/>
          <w:sz w:val="24"/>
          <w:szCs w:val="24"/>
          <w:lang w:val="en-US" w:eastAsia="zh-CN" w:bidi="ar-SA"/>
        </w:rPr>
      </w:pPr>
      <w:r>
        <w:rPr>
          <w:rFonts w:hint="eastAsia" w:ascii="仿宋" w:hAnsi="仿宋" w:eastAsia="仿宋" w:cs="仿宋"/>
          <w:b/>
          <w:bCs w:val="0"/>
          <w:color w:val="000000"/>
          <w:sz w:val="24"/>
          <w:szCs w:val="24"/>
          <w:lang w:val="en-US" w:eastAsia="zh-CN" w:bidi="ar-SA"/>
        </w:rPr>
        <w:t xml:space="preserve">第三十九条</w:t>
      </w:r>
      <w:r>
        <w:rPr>
          <w:rFonts w:hint="eastAsia" w:ascii="仿宋" w:hAnsi="仿宋" w:eastAsia="仿宋" w:cs="仿宋"/>
          <w:bCs/>
          <w:color w:val="000000"/>
          <w:sz w:val="24"/>
          <w:szCs w:val="24"/>
          <w:lang w:val="en-US" w:eastAsia="zh-CN" w:bidi="ar-SA"/>
        </w:rPr>
        <w:t xml:space="preserve"> 以下合同附件均为本合同不可分割的组成部分，与合同正文具有同等法律效力。二者有不一致的，以合同正文为准。本合同附件为：</w:t>
      </w:r>
      <w:r>
        <w:rPr>
          <w:rFonts w:hint="eastAsia" w:ascii="仿宋" w:hAnsi="仿宋" w:eastAsia="仿宋" w:cs="仿宋"/>
          <w:bCs/>
          <w:color w:val="000000"/>
          <w:sz w:val="24"/>
          <w:szCs w:val="24"/>
          <w:lang w:val="en-US" w:eastAsia="zh-CN" w:bidi="ar-SA"/>
        </w:rPr>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附件一 交付物清单</w:t>
      </w:r>
      <w:r>
        <w:rPr>
          <w:rFonts w:hint="eastAsia" w:ascii="仿宋" w:hAnsi="仿宋" w:eastAsia="仿宋" w:cs="仿宋"/>
          <w:bCs/>
          <w:color w:val="000000"/>
          <w:sz w:val="24"/>
          <w:szCs w:val="24"/>
          <w:lang w:val="en-US" w:eastAsia="zh-CN" w:bidi="ar-SA"/>
        </w:rPr>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附件二 服务水平协议</w:t>
      </w:r>
      <w:r>
        <w:rPr>
          <w:rFonts w:hint="eastAsia" w:ascii="仿宋" w:hAnsi="仿宋" w:eastAsia="仿宋" w:cs="仿宋"/>
          <w:bCs/>
          <w:color w:val="000000"/>
          <w:sz w:val="24"/>
          <w:szCs w:val="24"/>
          <w:lang w:val="en-US" w:eastAsia="zh-CN" w:bidi="ar-SA"/>
        </w:rPr>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附件三 信息科技外包安全保密协议</w:t>
      </w:r>
      <w:r>
        <w:rPr>
          <w:rFonts w:hint="eastAsia" w:ascii="仿宋" w:hAnsi="仿宋" w:eastAsia="仿宋" w:cs="仿宋"/>
          <w:bCs/>
          <w:color w:val="000000"/>
          <w:sz w:val="24"/>
          <w:szCs w:val="24"/>
          <w:lang w:val="en-US" w:eastAsia="zh-CN" w:bidi="ar-SA"/>
        </w:rPr>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附件四 网络和数据安全管理承诺书</w:t>
      </w:r>
      <w:r>
        <w:rPr>
          <w:rFonts w:hint="eastAsia" w:ascii="仿宋" w:hAnsi="仿宋" w:eastAsia="仿宋" w:cs="仿宋"/>
          <w:bCs/>
          <w:color w:val="000000"/>
          <w:sz w:val="24"/>
          <w:szCs w:val="24"/>
          <w:lang w:val="en-US" w:eastAsia="zh-CN" w:bidi="ar-SA"/>
        </w:rPr>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附件五 技术内容</w:t>
      </w:r>
      <w:r>
        <w:rPr>
          <w:rFonts w:hint="eastAsia" w:ascii="仿宋" w:hAnsi="仿宋" w:eastAsia="仿宋" w:cs="仿宋"/>
          <w:bCs/>
          <w:color w:val="000000"/>
          <w:sz w:val="24"/>
          <w:szCs w:val="24"/>
          <w:lang w:val="en-US" w:eastAsia="zh-CN" w:bidi="ar-SA"/>
        </w:rPr>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numPr>
          <w:ilvl w:val="0"/>
          <w:numId w:val="0"/>
        </w:numPr>
        <w:pBdr/>
        <w:bidi w:val="false"/>
        <w:spacing w:after="0" w:before="0" w:line="360" w:lineRule="auto"/>
        <w:ind w:left="680"/>
        <w:outlineLvl w:val="9"/>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（以下无正文）</w:t>
      </w:r>
      <w:r>
        <w:rPr>
          <w:rFonts w:hint="eastAsia" w:ascii="仿宋" w:hAnsi="仿宋" w:eastAsia="仿宋" w:cs="仿宋"/>
          <w:bCs/>
          <w:color w:val="000000"/>
          <w:sz w:val="24"/>
          <w:szCs w:val="24"/>
          <w:lang w:val="en-US" w:eastAsia="zh-CN" w:bidi="ar-SA"/>
        </w:rPr>
      </w:r>
      <w:r>
        <w:rPr>
          <w:rFonts w:hint="eastAsia" w:ascii="仿宋" w:hAnsi="仿宋" w:eastAsia="仿宋" w:cs="仿宋"/>
          <w:bCs/>
          <w:color w:val="000000"/>
          <w:sz w:val="24"/>
          <w:szCs w:val="24"/>
          <w:lang w:val="en-US" w:eastAsia="zh-CN" w:bidi="ar-SA"/>
        </w:rPr>
      </w:r>
    </w:p>
    <w:p>
      <w:pPr>
        <w:pStyle w:val="916"/>
        <w:pBdr/>
        <w:spacing/>
        <w:ind/>
        <w:rPr>
          <w:rFonts w:hint="eastAsia"/>
        </w:rPr>
      </w:pPr>
      <w:r>
        <w:rPr>
          <w:rFonts w:hint="eastAsia"/>
        </w:rPr>
      </w:r>
      <w:r>
        <w:rPr>
          <w:rFonts w:hint="eastAsia"/>
        </w:rPr>
      </w:r>
      <w:r>
        <w:rPr>
          <w:rFonts w:hint="eastAsia"/>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甲方：</w:t>
      </w:r>
      <w:r>
        <w:rPr>
          <w:rFonts w:hint="eastAsia" w:ascii="仿宋" w:hAnsi="仿宋" w:eastAsia="仿宋" w:cs="仿宋"/>
          <w:color w:val="000000"/>
          <w:sz w:val="24"/>
          <w:szCs w:val="24"/>
          <w:u w:val="single"/>
        </w:rPr>
        <w:t xml:space="preserve">泰安银行股份有限公司</w:t>
      </w:r>
      <w:r>
        <w:rPr>
          <w:rFonts w:hint="eastAsia" w:ascii="仿宋" w:hAnsi="仿宋" w:eastAsia="仿宋" w:cs="仿宋"/>
          <w:color w:val="000000"/>
          <w:sz w:val="24"/>
          <w:szCs w:val="24"/>
        </w:rPr>
        <w:t xml:space="preserve"> (盖章) </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法定代表人： </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年    月    日</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pStyle w:val="916"/>
        <w:pBdr/>
        <w:spacing/>
        <w:ind/>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r>
      <w:r>
        <w:rPr>
          <w:rFonts w:hint="eastAsia" w:ascii="仿宋" w:hAnsi="仿宋" w:eastAsia="仿宋" w:cs="仿宋"/>
          <w:color w:val="000000"/>
          <w:sz w:val="24"/>
          <w:szCs w:val="24"/>
          <w:lang w:eastAsia="zh-CN"/>
        </w:rPr>
      </w:r>
      <w:r>
        <w:rPr>
          <w:rFonts w:hint="eastAsia" w:ascii="仿宋" w:hAnsi="仿宋" w:eastAsia="仿宋" w:cs="仿宋"/>
          <w:color w:val="000000"/>
          <w:sz w:val="24"/>
          <w:szCs w:val="24"/>
          <w:lang w:eastAsia="zh-CN"/>
        </w:rPr>
      </w:r>
    </w:p>
    <w:p>
      <w:pPr>
        <w:pBdr/>
        <w:spacing/>
        <w:ind/>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r>
      <w:r>
        <w:rPr>
          <w:rFonts w:hint="eastAsia" w:ascii="仿宋" w:hAnsi="仿宋" w:eastAsia="仿宋" w:cs="仿宋"/>
          <w:color w:val="000000"/>
          <w:sz w:val="24"/>
          <w:szCs w:val="24"/>
          <w:lang w:eastAsia="zh-CN"/>
        </w:rPr>
      </w:r>
      <w:r>
        <w:rPr>
          <w:rFonts w:hint="eastAsia" w:ascii="仿宋" w:hAnsi="仿宋" w:eastAsia="仿宋" w:cs="仿宋"/>
          <w:color w:val="000000"/>
          <w:sz w:val="24"/>
          <w:szCs w:val="24"/>
          <w:lang w:eastAsia="zh-CN"/>
        </w:rPr>
      </w:r>
    </w:p>
    <w:p>
      <w:pPr>
        <w:pStyle w:val="916"/>
        <w:pBdr/>
        <w:spacing/>
        <w:ind/>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r>
      <w:r>
        <w:rPr>
          <w:rFonts w:hint="eastAsia" w:ascii="仿宋" w:hAnsi="仿宋" w:eastAsia="仿宋" w:cs="仿宋"/>
          <w:color w:val="000000"/>
          <w:sz w:val="24"/>
          <w:szCs w:val="24"/>
          <w:lang w:eastAsia="zh-CN"/>
        </w:rPr>
      </w:r>
      <w:r>
        <w:rPr>
          <w:rFonts w:hint="eastAsia" w:ascii="仿宋" w:hAnsi="仿宋" w:eastAsia="仿宋" w:cs="仿宋"/>
          <w:color w:val="000000"/>
          <w:sz w:val="24"/>
          <w:szCs w:val="24"/>
          <w:lang w:eastAsia="zh-CN"/>
        </w:rPr>
      </w:r>
    </w:p>
    <w:p>
      <w:pPr>
        <w:pBdr/>
        <w:spacing/>
        <w:ind/>
        <w:rPr>
          <w:rFonts w:hint="eastAsia"/>
          <w:lang w:eastAsia="zh-CN"/>
        </w:rPr>
      </w:pPr>
      <w:r>
        <w:rPr>
          <w:rFonts w:hint="eastAsia"/>
          <w:lang w:eastAsia="zh-CN"/>
        </w:rPr>
      </w:r>
      <w:r>
        <w:rPr>
          <w:rFonts w:hint="eastAsia"/>
          <w:lang w:eastAsia="zh-CN"/>
        </w:rPr>
      </w:r>
      <w:r>
        <w:rPr>
          <w:rFonts w:hint="eastAsia"/>
          <w:lang w:eastAsia="zh-CN"/>
        </w:rPr>
      </w:r>
    </w:p>
    <w:p>
      <w:pPr>
        <w:pBdr/>
        <w:spacing/>
        <w:ind/>
        <w:rPr>
          <w:rFonts w:hint="eastAsia"/>
        </w:rPr>
      </w:pPr>
      <w:r>
        <w:rPr>
          <w:rFonts w:hint="eastAsia"/>
        </w:rPr>
      </w:r>
      <w:r>
        <w:rPr>
          <w:rFonts w:hint="eastAsia"/>
        </w:rPr>
      </w:r>
      <w:r>
        <w:rPr>
          <w:rFonts w:hint="eastAsia"/>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w:t>
      </w:r>
      <w:r>
        <w:rPr>
          <w:rFonts w:hint="eastAsia" w:ascii="仿宋" w:hAnsi="仿宋" w:eastAsia="仿宋" w:cs="仿宋"/>
          <w:i w:val="0"/>
          <w:iCs w:val="0"/>
          <w:color w:val="000000"/>
          <w:sz w:val="24"/>
          <w:szCs w:val="24"/>
          <w:u w:val="single"/>
          <w:lang w:val="en-US" w:eastAsia="zh-CN" w:bidi="ar"/>
        </w:rPr>
        <w:t xml:space="preserve">中电信数智科技有限公司山东分公司</w:t>
      </w:r>
      <w:r>
        <w:rPr>
          <w:rFonts w:hint="eastAsia" w:ascii="仿宋" w:hAnsi="仿宋" w:eastAsia="仿宋" w:cs="仿宋"/>
          <w:color w:val="000000"/>
          <w:sz w:val="24"/>
          <w:szCs w:val="24"/>
        </w:rPr>
        <w:t xml:space="preserve">（盖章） </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法定代表人： </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44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年    月    日</w:t>
      </w:r>
      <w:r>
        <w:rPr>
          <w:rFonts w:hint="eastAsia" w:ascii="仿宋" w:hAnsi="仿宋" w:eastAsia="仿宋" w:cs="仿宋"/>
          <w:color w:val="000000"/>
          <w:sz w:val="24"/>
          <w:szCs w:val="24"/>
        </w:rPr>
      </w:r>
      <w:r>
        <w:rPr>
          <w:rFonts w:hint="eastAsia" w:ascii="仿宋" w:hAnsi="仿宋" w:eastAsia="仿宋" w:cs="仿宋"/>
          <w:color w:val="000000"/>
          <w:sz w:val="24"/>
          <w:szCs w:val="24"/>
        </w:rPr>
      </w:r>
    </w:p>
    <w:p>
      <w:pPr>
        <w:pBdr/>
        <w:spacing w:line="500" w:lineRule="exact"/>
        <w:ind/>
        <w:jc w:val="left"/>
        <w:outlineLvl w:val="0"/>
        <w:rPr>
          <w:rFonts w:ascii="仿宋_GB2312" w:hAnsi="宋体" w:eastAsia="仿宋_GB2312"/>
          <w:b/>
          <w:color w:val="000000"/>
          <w:sz w:val="30"/>
          <w:szCs w:val="30"/>
        </w:rPr>
      </w:pPr>
      <w:r>
        <w:rPr>
          <w:rFonts w:ascii="仿宋_GB2312" w:hAnsi="宋体" w:eastAsia="仿宋_GB2312"/>
          <w:color w:val="000000"/>
          <w:sz w:val="30"/>
          <w:szCs w:val="30"/>
        </w:rPr>
        <w:br w:type="page" w:clear="all"/>
      </w:r>
      <w:r>
        <w:rPr>
          <w:rFonts w:hint="eastAsia" w:ascii="仿宋_GB2312" w:hAnsi="宋体" w:eastAsia="仿宋_GB2312"/>
          <w:b/>
          <w:color w:val="000000"/>
          <w:sz w:val="30"/>
          <w:szCs w:val="30"/>
        </w:rPr>
        <w:t xml:space="preserve">附件一                    交付物清单</w:t>
      </w:r>
      <w:r>
        <w:rPr>
          <w:rFonts w:ascii="仿宋_GB2312" w:hAnsi="宋体" w:eastAsia="仿宋_GB2312"/>
          <w:b/>
          <w:color w:val="000000"/>
          <w:sz w:val="30"/>
          <w:szCs w:val="30"/>
        </w:rPr>
      </w:r>
      <w:r>
        <w:rPr>
          <w:rFonts w:ascii="仿宋_GB2312" w:hAnsi="宋体" w:eastAsia="仿宋_GB2312"/>
          <w:b/>
          <w:color w:val="000000"/>
          <w:sz w:val="30"/>
          <w:szCs w:val="30"/>
        </w:rPr>
      </w:r>
    </w:p>
    <w:tbl>
      <w:tblPr>
        <w:tblStyle w:val="919"/>
        <w:jc w:val="center"/>
        <w:tblInd w:w="0" w:type="dxa"/>
        <w:tblW w:w="10386"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09"/>
        <w:gridCol w:w="7588"/>
        <w:gridCol w:w="1155"/>
        <w:gridCol w:w="1134"/>
      </w:tblGrid>
      <w:tr>
        <w:trPr>
          <w:jc w:val="center"/>
        </w:trPr>
        <w:tc>
          <w:tcPr>
            <w:tcBorders/>
            <w:tcW w:w="509" w:type="dxa"/>
            <w:vAlign w:val="center"/>
            <w:noWrap w:val="false"/>
          </w:tcPr>
          <w:p>
            <w:pPr>
              <w:pBdr/>
              <w:spacing/>
              <w:ind/>
              <w:jc w:val="center"/>
              <w:rPr>
                <w:rFonts w:ascii="仿宋_GB2312" w:eastAsia="仿宋_GB2312"/>
                <w:b/>
                <w:color w:val="000000"/>
                <w:sz w:val="24"/>
              </w:rPr>
            </w:pPr>
            <w:r>
              <w:rPr>
                <w:rFonts w:hint="eastAsia" w:ascii="仿宋_GB2312" w:eastAsia="仿宋_GB2312"/>
                <w:b/>
                <w:color w:val="000000"/>
                <w:sz w:val="24"/>
              </w:rPr>
              <w:t xml:space="preserve">序号</w:t>
            </w:r>
            <w:r>
              <w:rPr>
                <w:rFonts w:ascii="仿宋_GB2312" w:eastAsia="仿宋_GB2312"/>
                <w:b/>
                <w:color w:val="000000"/>
                <w:sz w:val="24"/>
              </w:rPr>
            </w:r>
            <w:r>
              <w:rPr>
                <w:rFonts w:ascii="仿宋_GB2312" w:eastAsia="仿宋_GB2312"/>
                <w:b/>
                <w:color w:val="000000"/>
                <w:sz w:val="24"/>
              </w:rPr>
            </w:r>
          </w:p>
        </w:tc>
        <w:tc>
          <w:tcPr>
            <w:tcBorders/>
            <w:tcW w:w="7588" w:type="dxa"/>
            <w:vAlign w:val="center"/>
            <w:noWrap w:val="false"/>
          </w:tcPr>
          <w:p>
            <w:pPr>
              <w:pBdr/>
              <w:spacing/>
              <w:ind/>
              <w:jc w:val="center"/>
              <w:rPr>
                <w:rFonts w:ascii="仿宋_GB2312" w:eastAsia="仿宋_GB2312"/>
                <w:b/>
                <w:color w:val="000000"/>
                <w:sz w:val="24"/>
              </w:rPr>
            </w:pPr>
            <w:r>
              <w:rPr>
                <w:rFonts w:hint="eastAsia" w:ascii="仿宋_GB2312" w:eastAsia="仿宋_GB2312"/>
                <w:b/>
                <w:color w:val="000000"/>
                <w:sz w:val="24"/>
              </w:rPr>
              <w:t xml:space="preserve">交付物名称</w:t>
            </w:r>
            <w:r>
              <w:rPr>
                <w:rFonts w:ascii="仿宋_GB2312" w:eastAsia="仿宋_GB2312"/>
                <w:b/>
                <w:color w:val="000000"/>
                <w:sz w:val="24"/>
              </w:rPr>
            </w:r>
            <w:r>
              <w:rPr>
                <w:rFonts w:ascii="仿宋_GB2312" w:eastAsia="仿宋_GB2312"/>
                <w:b/>
                <w:color w:val="000000"/>
                <w:sz w:val="24"/>
              </w:rPr>
            </w:r>
          </w:p>
        </w:tc>
        <w:tc>
          <w:tcPr>
            <w:tcBorders/>
            <w:tcW w:w="1155" w:type="dxa"/>
            <w:vAlign w:val="center"/>
            <w:noWrap w:val="false"/>
          </w:tcPr>
          <w:p>
            <w:pPr>
              <w:pBdr/>
              <w:spacing/>
              <w:ind/>
              <w:jc w:val="center"/>
              <w:rPr>
                <w:rFonts w:ascii="仿宋_GB2312" w:eastAsia="仿宋_GB2312"/>
                <w:b/>
                <w:color w:val="000000"/>
                <w:sz w:val="24"/>
              </w:rPr>
            </w:pPr>
            <w:r>
              <w:rPr>
                <w:rFonts w:hint="eastAsia" w:ascii="仿宋_GB2312" w:eastAsia="仿宋_GB2312"/>
                <w:b/>
                <w:color w:val="000000"/>
                <w:sz w:val="24"/>
              </w:rPr>
              <w:t xml:space="preserve">新建/改造类应用开发项目提供资料</w:t>
            </w:r>
            <w:r>
              <w:rPr>
                <w:rFonts w:ascii="仿宋_GB2312" w:eastAsia="仿宋_GB2312"/>
                <w:b/>
                <w:color w:val="000000"/>
                <w:sz w:val="24"/>
              </w:rPr>
            </w:r>
            <w:r>
              <w:rPr>
                <w:rFonts w:ascii="仿宋_GB2312" w:eastAsia="仿宋_GB2312"/>
                <w:b/>
                <w:color w:val="000000"/>
                <w:sz w:val="24"/>
              </w:rPr>
            </w:r>
          </w:p>
        </w:tc>
        <w:tc>
          <w:tcPr>
            <w:tcBorders/>
            <w:tcW w:w="1134" w:type="dxa"/>
            <w:vAlign w:val="center"/>
            <w:noWrap w:val="false"/>
          </w:tcPr>
          <w:p>
            <w:pPr>
              <w:pBdr/>
              <w:spacing/>
              <w:ind/>
              <w:jc w:val="center"/>
              <w:rPr>
                <w:rFonts w:ascii="仿宋_GB2312" w:eastAsia="仿宋_GB2312"/>
                <w:b/>
                <w:color w:val="000000"/>
                <w:sz w:val="24"/>
              </w:rPr>
            </w:pPr>
            <w:r>
              <w:rPr>
                <w:rFonts w:hint="eastAsia" w:ascii="仿宋_GB2312" w:eastAsia="仿宋_GB2312"/>
                <w:b/>
                <w:color w:val="000000"/>
                <w:sz w:val="24"/>
              </w:rPr>
              <w:t xml:space="preserve">优化类应用开发项目提供资料</w:t>
            </w:r>
            <w:r>
              <w:rPr>
                <w:rFonts w:ascii="仿宋_GB2312" w:eastAsia="仿宋_GB2312"/>
                <w:b/>
                <w:color w:val="000000"/>
                <w:sz w:val="24"/>
              </w:rPr>
            </w:r>
            <w:r>
              <w:rPr>
                <w:rFonts w:ascii="仿宋_GB2312" w:eastAsia="仿宋_GB2312"/>
                <w:b/>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w:t>
            </w:r>
            <w:r>
              <w:rPr>
                <w:rFonts w:ascii="仿宋_GB2312" w:eastAsia="仿宋_GB2312"/>
                <w:color w:val="000000"/>
                <w:sz w:val="24"/>
              </w:rPr>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提供商尽职调查报告（包括企业简介，法人代表情况，营业证照扫描件，企业技术实力及资质证书，行业经验及成功案例，内部控制情况，管理能力，持续经营情况，经审计的最近三年的财务年报表等；</w:t>
            </w:r>
            <w:r>
              <w:rPr>
                <w:rFonts w:hint="eastAsia" w:ascii="仿宋_GB2312" w:eastAsia="仿宋_GB2312"/>
                <w:b/>
                <w:color w:val="000000"/>
                <w:sz w:val="24"/>
              </w:rPr>
              <w:t xml:space="preserve">适用于重要外包服务</w:t>
            </w: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2</w:t>
            </w:r>
            <w:r>
              <w:rPr>
                <w:rFonts w:ascii="仿宋_GB2312" w:eastAsia="仿宋_GB2312"/>
                <w:color w:val="000000"/>
                <w:sz w:val="24"/>
              </w:rPr>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公司风险自评估和第三方风险评估报告，或第三方全面审计报告（不是财务审计报告）</w:t>
            </w:r>
            <w:r>
              <w:rPr>
                <w:rFonts w:ascii="仿宋_GB2312" w:eastAsia="仿宋_GB2312"/>
                <w:color w:val="000000"/>
                <w:sz w:val="24"/>
              </w:rPr>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3</w:t>
            </w:r>
            <w:r>
              <w:rPr>
                <w:rFonts w:ascii="仿宋_GB2312" w:eastAsia="仿宋_GB2312"/>
                <w:color w:val="000000"/>
                <w:sz w:val="24"/>
              </w:rPr>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《外包服务应急预案》（包含但不限于外包人员备份措施、外包服务中断应急措施，以及提供商服务质量不能满足合同要求时保障甲方获取其服务资源最高级优先权的应急措施等内容）</w:t>
            </w:r>
            <w:r>
              <w:rPr>
                <w:rFonts w:ascii="仿宋_GB2312" w:eastAsia="仿宋_GB2312"/>
                <w:color w:val="000000"/>
                <w:sz w:val="24"/>
              </w:rPr>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4</w:t>
            </w:r>
            <w:r>
              <w:rPr>
                <w:rFonts w:ascii="仿宋_GB2312" w:eastAsia="仿宋_GB2312"/>
                <w:color w:val="000000"/>
                <w:sz w:val="24"/>
              </w:rPr>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《外包服务提供商季度检查报告》（</w:t>
            </w:r>
            <w:r>
              <w:rPr>
                <w:rFonts w:hint="eastAsia" w:ascii="仿宋_GB2312" w:eastAsia="仿宋_GB2312"/>
                <w:b/>
                <w:color w:val="000000"/>
                <w:sz w:val="24"/>
              </w:rPr>
              <w:t xml:space="preserve">适用本合同外包服务属于重要外包的</w:t>
            </w:r>
            <w:r>
              <w:rPr>
                <w:rFonts w:hint="eastAsia" w:ascii="仿宋_GB2312" w:eastAsia="仿宋_GB2312"/>
                <w:color w:val="000000"/>
                <w:sz w:val="24"/>
              </w:rPr>
              <w:t xml:space="preserve">，乙方须每季度开展自身技术和行业经验、内部控制和管理能力检查，以及持续经营状况等方面的内部自查或外部检查工作并出具报告）</w:t>
            </w:r>
            <w:r>
              <w:rPr>
                <w:rFonts w:ascii="仿宋_GB2312" w:eastAsia="仿宋_GB2312"/>
                <w:color w:val="000000"/>
                <w:sz w:val="24"/>
              </w:rPr>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5</w:t>
            </w:r>
            <w:r>
              <w:rPr>
                <w:rFonts w:ascii="仿宋_GB2312" w:eastAsia="仿宋_GB2312"/>
                <w:color w:val="000000"/>
                <w:sz w:val="24"/>
              </w:rPr>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系统规格说明书（包括但不限于开发方法、系统架构设计、数据库设计、网络架构设计等内容。）</w:t>
            </w:r>
            <w:r>
              <w:rPr>
                <w:rFonts w:ascii="仿宋_GB2312" w:eastAsia="仿宋_GB2312"/>
                <w:color w:val="000000"/>
                <w:sz w:val="24"/>
              </w:rPr>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6</w:t>
            </w:r>
            <w:r>
              <w:rPr>
                <w:rFonts w:ascii="仿宋_GB2312" w:eastAsia="仿宋_GB2312"/>
                <w:color w:val="000000"/>
                <w:sz w:val="24"/>
              </w:rPr>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安装手册（包含操作系统、数据库、双机软件、通讯软件、应用程序等的硬件配置要求、安装参数、版本要求、安装过程等）</w:t>
            </w:r>
            <w:r>
              <w:rPr>
                <w:rFonts w:ascii="仿宋_GB2312" w:eastAsia="仿宋_GB2312"/>
                <w:color w:val="000000"/>
                <w:sz w:val="24"/>
              </w:rPr>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7</w:t>
            </w:r>
            <w:r>
              <w:rPr>
                <w:rFonts w:ascii="仿宋_GB2312" w:eastAsia="仿宋_GB2312"/>
                <w:color w:val="000000"/>
                <w:sz w:val="24"/>
              </w:rPr>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应用维护手册/更新维护手册（包含应用启停、数据库启停、应用及数据库备份、双机启停、密钥配置、应用和端口的监测、网络的监测等内容）</w:t>
            </w:r>
            <w:r>
              <w:rPr>
                <w:rFonts w:ascii="仿宋_GB2312" w:eastAsia="仿宋_GB2312"/>
                <w:color w:val="000000"/>
                <w:sz w:val="24"/>
              </w:rPr>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8</w:t>
            </w:r>
            <w:r>
              <w:rPr>
                <w:rFonts w:ascii="仿宋_GB2312" w:eastAsia="仿宋_GB2312"/>
                <w:color w:val="000000"/>
                <w:sz w:val="24"/>
              </w:rPr>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数据库详细设计（数据库表结构及字典）</w:t>
            </w:r>
            <w:r>
              <w:rPr>
                <w:rFonts w:ascii="仿宋_GB2312" w:eastAsia="仿宋_GB2312"/>
                <w:color w:val="000000"/>
                <w:sz w:val="24"/>
              </w:rPr>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9</w:t>
            </w:r>
            <w:r>
              <w:rPr>
                <w:rFonts w:ascii="仿宋_GB2312" w:eastAsia="仿宋_GB2312"/>
                <w:color w:val="000000"/>
                <w:sz w:val="24"/>
              </w:rPr>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业务操作手册</w:t>
            </w:r>
            <w:r>
              <w:rPr>
                <w:rFonts w:ascii="仿宋_GB2312" w:eastAsia="仿宋_GB2312"/>
                <w:color w:val="000000"/>
                <w:sz w:val="24"/>
              </w:rPr>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r>
      <w:tr>
        <w:trPr>
          <w:jc w:val="center"/>
          <w:trHeight w:val="274"/>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10</w:t>
            </w:r>
            <w:r>
              <w:rPr>
                <w:rFonts w:ascii="仿宋_GB2312" w:eastAsia="仿宋_GB2312"/>
                <w:color w:val="000000"/>
                <w:sz w:val="24"/>
              </w:rPr>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测试方案或测试案例</w:t>
            </w:r>
            <w:r>
              <w:rPr>
                <w:rFonts w:ascii="仿宋_GB2312" w:eastAsia="仿宋_GB2312"/>
                <w:color w:val="000000"/>
                <w:sz w:val="24"/>
              </w:rPr>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11</w:t>
            </w:r>
            <w:r>
              <w:rPr>
                <w:rFonts w:ascii="仿宋_GB2312" w:eastAsia="仿宋_GB2312"/>
                <w:color w:val="000000"/>
                <w:sz w:val="24"/>
              </w:rPr>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项目测试验收报告</w:t>
            </w:r>
            <w:r>
              <w:rPr>
                <w:rFonts w:ascii="仿宋_GB2312" w:eastAsia="仿宋_GB2312"/>
                <w:color w:val="000000"/>
                <w:sz w:val="24"/>
              </w:rPr>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12</w:t>
            </w:r>
            <w:r>
              <w:rPr>
                <w:rFonts w:ascii="仿宋_GB2312" w:eastAsia="仿宋_GB2312"/>
                <w:color w:val="000000"/>
                <w:sz w:val="24"/>
              </w:rPr>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源代码文件</w:t>
            </w:r>
            <w:r>
              <w:rPr>
                <w:rFonts w:ascii="仿宋_GB2312" w:eastAsia="仿宋_GB2312"/>
                <w:color w:val="000000"/>
                <w:sz w:val="24"/>
              </w:rPr>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13</w:t>
            </w:r>
            <w:r>
              <w:rPr>
                <w:rFonts w:ascii="仿宋_GB2312" w:eastAsia="仿宋_GB2312"/>
                <w:color w:val="000000"/>
                <w:sz w:val="24"/>
              </w:rPr>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系统应急预案</w:t>
            </w:r>
            <w:r>
              <w:rPr>
                <w:rFonts w:ascii="仿宋_GB2312" w:eastAsia="仿宋_GB2312"/>
                <w:color w:val="000000"/>
                <w:sz w:val="24"/>
              </w:rPr>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14</w:t>
            </w:r>
            <w:r>
              <w:rPr>
                <w:rFonts w:ascii="仿宋_GB2312" w:eastAsia="仿宋_GB2312"/>
                <w:color w:val="000000"/>
                <w:sz w:val="24"/>
              </w:rPr>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系统数据库脱敏脚本（包含所有涉及客户信息的表和字段）</w:t>
            </w:r>
            <w:r>
              <w:rPr>
                <w:rFonts w:ascii="仿宋_GB2312" w:eastAsia="仿宋_GB2312"/>
                <w:color w:val="000000"/>
                <w:sz w:val="24"/>
              </w:rPr>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15</w:t>
            </w:r>
            <w:r>
              <w:rPr>
                <w:rFonts w:ascii="仿宋_GB2312" w:eastAsia="仿宋_GB2312"/>
                <w:color w:val="000000"/>
                <w:sz w:val="24"/>
              </w:rPr>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项目验收报告</w:t>
            </w:r>
            <w:r>
              <w:rPr>
                <w:rFonts w:ascii="仿宋_GB2312" w:eastAsia="仿宋_GB2312"/>
                <w:color w:val="000000"/>
                <w:sz w:val="24"/>
              </w:rPr>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16</w:t>
            </w:r>
            <w:r>
              <w:rPr>
                <w:rFonts w:ascii="仿宋_GB2312" w:eastAsia="仿宋_GB2312"/>
                <w:color w:val="000000"/>
                <w:sz w:val="24"/>
              </w:rPr>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bCs/>
                <w:color w:val="000000"/>
                <w:sz w:val="24"/>
              </w:rPr>
              <w:t xml:space="preserve">项目或产品开发过程中所使用的全部开源软件和组件清单（清单内容应至少包含开源软件和组件的名称、版本号、用途及来源地址等信息）</w:t>
            </w:r>
            <w:r>
              <w:rPr>
                <w:rFonts w:ascii="仿宋_GB2312" w:eastAsia="仿宋_GB2312"/>
                <w:color w:val="000000"/>
                <w:sz w:val="24"/>
              </w:rPr>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17</w:t>
            </w:r>
            <w:r>
              <w:rPr>
                <w:rFonts w:ascii="仿宋_GB2312" w:eastAsia="仿宋_GB2312"/>
                <w:color w:val="000000"/>
                <w:sz w:val="24"/>
              </w:rPr>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按照监管要求、甲方外包管理和项目管理等内控要求，需提供的其它文档资料。</w:t>
            </w:r>
            <w:r>
              <w:rPr>
                <w:rFonts w:ascii="仿宋_GB2312" w:eastAsia="仿宋_GB2312"/>
                <w:color w:val="000000"/>
                <w:sz w:val="24"/>
              </w:rPr>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r>
              <w:rPr>
                <w:rFonts w:ascii="仿宋_GB2312" w:eastAsia="仿宋_GB2312"/>
                <w:color w:val="000000"/>
                <w:sz w:val="24"/>
              </w:rPr>
            </w:r>
          </w:p>
        </w:tc>
      </w:tr>
    </w:tbl>
    <w:p>
      <w:pPr>
        <w:keepNext w:val="false"/>
        <w:keepLines w:val="false"/>
        <w:pageBreakBefore w:val="false"/>
        <w:pBdr/>
        <w:bidi w:val="false"/>
        <w:spacing w:line="360" w:lineRule="auto"/>
        <w:ind/>
        <w:outlineLvl w:val="0"/>
        <w:rPr>
          <w:rFonts w:ascii="仿宋_GB2312" w:hAnsi="宋体" w:eastAsia="仿宋_GB2312"/>
          <w:b/>
          <w:color w:val="000000"/>
          <w:sz w:val="30"/>
          <w:szCs w:val="30"/>
        </w:rPr>
      </w:pPr>
      <w:r>
        <w:rPr>
          <w:rFonts w:ascii="仿宋_GB2312" w:hAnsi="宋体" w:eastAsia="仿宋_GB2312"/>
          <w:color w:val="000000"/>
          <w:sz w:val="24"/>
        </w:rPr>
        <w:br w:type="page" w:clear="all"/>
      </w:r>
      <w:r>
        <w:rPr>
          <w:rFonts w:hint="eastAsia" w:ascii="仿宋_GB2312" w:hAnsi="宋体" w:eastAsia="仿宋_GB2312"/>
          <w:b/>
          <w:color w:val="000000"/>
          <w:sz w:val="30"/>
          <w:szCs w:val="30"/>
        </w:rPr>
        <w:t xml:space="preserve">附件二                  服务水平协议</w:t>
      </w:r>
      <w:r>
        <w:rPr>
          <w:rFonts w:ascii="仿宋_GB2312" w:hAnsi="宋体" w:eastAsia="仿宋_GB2312"/>
          <w:b/>
          <w:color w:val="000000"/>
          <w:sz w:val="30"/>
          <w:szCs w:val="30"/>
        </w:rPr>
      </w:r>
      <w:r>
        <w:rPr>
          <w:rFonts w:ascii="仿宋_GB2312" w:hAnsi="宋体" w:eastAsia="仿宋_GB2312"/>
          <w:b/>
          <w:color w:val="000000"/>
          <w:sz w:val="30"/>
          <w:szCs w:val="30"/>
        </w:rPr>
      </w:r>
    </w:p>
    <w:p>
      <w:pPr>
        <w:keepNext w:val="false"/>
        <w:keepLines w:val="false"/>
        <w:pageBreakBefore w:val="false"/>
        <w:pBdr/>
        <w:bidi w:val="false"/>
        <w:spacing w:line="360" w:lineRule="auto"/>
        <w:ind/>
        <w:rPr>
          <w:rFonts w:ascii="仿宋_GB2312" w:hAnsi="宋体" w:eastAsia="仿宋_GB2312"/>
          <w:bCs/>
          <w:color w:val="000000"/>
          <w:sz w:val="24"/>
          <w:u w:val="single"/>
        </w:rPr>
      </w:pPr>
      <w:r>
        <w:rPr>
          <w:rFonts w:ascii="仿宋_GB2312" w:hAnsi="宋体" w:eastAsia="仿宋_GB2312"/>
          <w:bCs/>
          <w:color w:val="000000"/>
          <w:sz w:val="24"/>
          <w:u w:val="single"/>
        </w:rPr>
      </w:r>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本协议与服务合同具有同等法律效力。</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本协议对</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在提供系统外包服务期间的服务质量进行约定和控制。</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在</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向</w:t>
      </w:r>
      <w:r>
        <w:rPr>
          <w:rFonts w:hint="eastAsia" w:ascii="仿宋_GB2312" w:hAnsi="宋体" w:eastAsia="仿宋_GB2312"/>
          <w:bCs/>
          <w:color w:val="000000"/>
          <w:sz w:val="24"/>
        </w:rPr>
        <w:t xml:space="preserve">甲方</w:t>
      </w:r>
      <w:r>
        <w:rPr>
          <w:rFonts w:hint="eastAsia" w:ascii="仿宋_GB2312" w:hAnsi="宋体" w:eastAsia="仿宋_GB2312"/>
          <w:color w:val="000000"/>
          <w:sz w:val="24"/>
        </w:rPr>
        <w:t xml:space="preserve">提供服务期间，</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承诺在系统处理服务水平、问题响应和解决、需求响应和解决等方面提供高质量的服务。为保障服务质量，按照下面双方约定的服务标准和罚则，乙方同意并自觉接受甲方的考核和罚责。</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0"/>
        </w:numPr>
        <w:pBdr/>
        <w:bidi w:val="false"/>
        <w:spacing w:line="360" w:lineRule="auto"/>
        <w:ind/>
        <w:outlineLvl w:val="1"/>
        <w:rPr>
          <w:rFonts w:ascii="仿宋_GB2312" w:hAnsi="宋体" w:eastAsia="仿宋_GB2312"/>
          <w:b/>
          <w:color w:val="000000"/>
          <w:sz w:val="24"/>
          <w:szCs w:val="24"/>
        </w:rPr>
      </w:pPr>
      <w:r>
        <w:rPr>
          <w:rFonts w:hint="eastAsia" w:ascii="仿宋_GB2312" w:hAnsi="宋体" w:eastAsia="仿宋_GB2312"/>
          <w:b/>
          <w:color w:val="000000"/>
          <w:sz w:val="24"/>
          <w:szCs w:val="24"/>
        </w:rPr>
        <w:t xml:space="preserve">1</w:t>
      </w:r>
      <w:r>
        <w:rPr>
          <w:rFonts w:hint="eastAsia" w:ascii="仿宋_GB2312" w:hAnsi="宋体" w:eastAsia="仿宋_GB2312"/>
          <w:b/>
          <w:color w:val="000000"/>
          <w:sz w:val="24"/>
          <w:szCs w:val="24"/>
          <w:lang w:eastAsia="zh-CN"/>
        </w:rPr>
        <w:t xml:space="preserve">.</w:t>
      </w:r>
      <w:r>
        <w:rPr>
          <w:rFonts w:hint="eastAsia" w:ascii="仿宋_GB2312" w:hAnsi="宋体" w:eastAsia="仿宋_GB2312"/>
          <w:b/>
          <w:color w:val="000000"/>
          <w:sz w:val="24"/>
          <w:szCs w:val="24"/>
        </w:rPr>
        <w:t xml:space="preserve">系统处理服务标准</w:t>
      </w:r>
      <w:r>
        <w:rPr>
          <w:rFonts w:ascii="仿宋_GB2312" w:hAnsi="宋体" w:eastAsia="仿宋_GB2312"/>
          <w:b/>
          <w:color w:val="000000"/>
          <w:sz w:val="24"/>
          <w:szCs w:val="24"/>
        </w:rPr>
      </w:r>
      <w:r>
        <w:rPr>
          <w:rFonts w:ascii="仿宋_GB2312" w:hAnsi="宋体" w:eastAsia="仿宋_GB2312"/>
          <w:b/>
          <w:color w:val="000000"/>
          <w:sz w:val="24"/>
          <w:szCs w:val="24"/>
        </w:rPr>
      </w:r>
    </w:p>
    <w:p>
      <w:pPr>
        <w:keepNext w:val="false"/>
        <w:keepLines w:val="false"/>
        <w:pageBreakBefore w:val="false"/>
        <w:pBdr/>
        <w:bidi w:val="false"/>
        <w:spacing w:line="360" w:lineRule="auto"/>
        <w:ind w:firstLine="120" w:left="359"/>
        <w:rPr>
          <w:rFonts w:ascii="仿宋_GB2312" w:hAnsi="宋体" w:eastAsia="仿宋_GB2312"/>
          <w:color w:val="000000"/>
          <w:sz w:val="24"/>
        </w:rPr>
      </w:pPr>
      <w:r>
        <w:rPr>
          <w:rFonts w:hint="eastAsia" w:ascii="仿宋_GB2312" w:hAnsi="宋体" w:eastAsia="仿宋_GB2312"/>
          <w:color w:val="000000"/>
          <w:sz w:val="24"/>
        </w:rPr>
        <w:t xml:space="preserve">乙方向甲方</w:t>
      </w:r>
      <w:r>
        <w:rPr>
          <w:rFonts w:hint="eastAsia" w:ascii="仿宋_GB2312" w:hAnsi="宋体" w:eastAsia="仿宋_GB2312" w:cs="Arial Unicode MS"/>
          <w:color w:val="000000"/>
          <w:sz w:val="24"/>
        </w:rPr>
        <w:t xml:space="preserve">提供的</w:t>
      </w:r>
      <w:r>
        <w:rPr>
          <w:rFonts w:hint="eastAsia" w:ascii="仿宋_GB2312" w:hAnsi="宋体" w:eastAsia="仿宋_GB2312"/>
          <w:color w:val="000000"/>
          <w:sz w:val="24"/>
        </w:rPr>
        <w:t xml:space="preserve">系统外包服务，必须达到以下标准。</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1"/>
          <w:numId w:val="2"/>
        </w:numPr>
        <w:pBdr/>
        <w:tabs>
          <w:tab w:val="left" w:leader="none" w:pos="448"/>
        </w:tabs>
        <w:bidi w:val="false"/>
        <w:spacing w:line="360" w:lineRule="auto"/>
        <w:ind w:hanging="462" w:left="462"/>
        <w:outlineLvl w:val="2"/>
        <w:rPr>
          <w:rFonts w:ascii="仿宋_GB2312" w:hAnsi="宋体" w:eastAsia="仿宋_GB2312"/>
          <w:bCs/>
          <w:color w:val="000000"/>
          <w:sz w:val="24"/>
          <w:u w:val="single"/>
        </w:rPr>
      </w:pPr>
      <w:r>
        <w:rPr>
          <w:rFonts w:hint="eastAsia" w:ascii="仿宋_GB2312" w:hAnsi="宋体" w:eastAsia="仿宋_GB2312"/>
          <w:bCs/>
          <w:color w:val="000000"/>
          <w:sz w:val="24"/>
          <w:u w:val="single"/>
        </w:rPr>
        <w:t xml:space="preserve">系统集成服务</w:t>
      </w:r>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pBdr/>
        <w:tabs>
          <w:tab w:val="left" w:leader="none" w:pos="780"/>
        </w:tabs>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在开发类项目中，乙方应提供系统集成安装服务，即由乙方派出有经验的工程师进行项目的操作系统、中间件、数据库、应用程序的安装、配置和调试，并根据实际情况协助甲方将上述程序升级为可用的最新版本。</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pBdr/>
        <w:tabs>
          <w:tab w:val="left" w:leader="none" w:pos="780"/>
        </w:tabs>
        <w:bidi w:val="false"/>
        <w:spacing w:line="360" w:lineRule="auto"/>
        <w:ind w:right="225" w:firstLine="480"/>
        <w:rPr>
          <w:rFonts w:ascii="仿宋_GB2312" w:hAnsi="宋体" w:eastAsia="仿宋_GB2312"/>
          <w:bCs/>
          <w:color w:val="000000"/>
          <w:sz w:val="24"/>
        </w:rPr>
      </w:pPr>
      <w:r>
        <w:rPr>
          <w:rFonts w:hint="eastAsia" w:ascii="仿宋_GB2312" w:hAnsi="宋体" w:eastAsia="仿宋_GB2312"/>
          <w:bCs/>
          <w:color w:val="000000"/>
          <w:sz w:val="24"/>
        </w:rPr>
        <w:t xml:space="preserve">如乙方服务不包括系统集成，则甲方按照统一系统集成方案实施安装和配置。乙方视为同意甲方方案，承担后续一切维护责任，不得因安装配置原因产生维护纠纷。因系统集成原因造成系统可用率下降的，按照违约金条款执行。</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numPr>
          <w:ilvl w:val="1"/>
          <w:numId w:val="2"/>
        </w:numPr>
        <w:pBdr/>
        <w:tabs>
          <w:tab w:val="left" w:leader="none" w:pos="448"/>
        </w:tabs>
        <w:bidi w:val="false"/>
        <w:spacing w:line="360" w:lineRule="auto"/>
        <w:ind w:hanging="462" w:left="462"/>
        <w:outlineLvl w:val="2"/>
        <w:rPr>
          <w:rFonts w:ascii="仿宋_GB2312" w:hAnsi="宋体" w:eastAsia="仿宋_GB2312"/>
          <w:bCs/>
          <w:color w:val="000000"/>
          <w:sz w:val="24"/>
          <w:u w:val="single"/>
        </w:rPr>
      </w:pPr>
      <w:r>
        <w:rPr>
          <w:rFonts w:hint="eastAsia" w:ascii="仿宋_GB2312" w:hAnsi="宋体" w:eastAsia="仿宋_GB2312"/>
          <w:bCs/>
          <w:color w:val="000000"/>
          <w:sz w:val="24"/>
          <w:u w:val="single"/>
        </w:rPr>
        <w:t xml:space="preserve">联机系统的可用率</w:t>
      </w:r>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每月99.9%的时间内联机系统可用</w:t>
      </w:r>
      <w:r>
        <w:rPr>
          <w:rFonts w:hint="eastAsia" w:ascii="仿宋_GB2312" w:hAnsi="宋体" w:eastAsia="仿宋_GB2312"/>
          <w:iCs/>
          <w:color w:val="000000"/>
          <w:sz w:val="24"/>
        </w:rPr>
        <w:t xml:space="preserve">计算</w:t>
      </w:r>
      <w:r>
        <w:rPr>
          <w:rFonts w:hint="eastAsia" w:ascii="仿宋_GB2312" w:hAnsi="宋体" w:eastAsia="仿宋_GB2312"/>
          <w:bCs/>
          <w:iCs/>
          <w:color w:val="000000"/>
          <w:sz w:val="24"/>
        </w:rPr>
        <w:t xml:space="preserve">联机系统的可用率</w:t>
      </w:r>
      <w:r>
        <w:rPr>
          <w:rFonts w:hint="eastAsia" w:ascii="仿宋_GB2312" w:hAnsi="宋体" w:eastAsia="仿宋_GB2312"/>
          <w:iCs/>
          <w:color w:val="000000"/>
          <w:sz w:val="24"/>
        </w:rPr>
        <w:t xml:space="preserve">，排除系统软件和硬件升级、增加外围设备和系统、例行维护、日常批处理等正常的、</w:t>
      </w:r>
      <w:r>
        <w:rPr>
          <w:rFonts w:hint="eastAsia" w:ascii="仿宋_GB2312" w:hAnsi="宋体" w:eastAsia="仿宋_GB2312"/>
          <w:color w:val="000000"/>
          <w:sz w:val="24"/>
        </w:rPr>
        <w:t xml:space="preserve">常规</w:t>
      </w:r>
      <w:r>
        <w:rPr>
          <w:rFonts w:hint="eastAsia" w:ascii="仿宋_GB2312" w:hAnsi="宋体" w:eastAsia="仿宋_GB2312"/>
          <w:iCs/>
          <w:color w:val="000000"/>
          <w:sz w:val="24"/>
        </w:rPr>
        <w:t xml:space="preserve">的、可预见的事件所带来的影响。对于不可预见事件带来的影响，双方另行约定。</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1"/>
          <w:numId w:val="2"/>
        </w:numPr>
        <w:pBdr/>
        <w:tabs>
          <w:tab w:val="left" w:leader="none" w:pos="448"/>
        </w:tabs>
        <w:bidi w:val="false"/>
        <w:spacing w:line="360" w:lineRule="auto"/>
        <w:ind w:hanging="462" w:left="462"/>
        <w:outlineLvl w:val="2"/>
        <w:rPr>
          <w:rFonts w:ascii="仿宋_GB2312" w:hAnsi="宋体" w:eastAsia="仿宋_GB2312"/>
          <w:bCs/>
          <w:color w:val="000000"/>
          <w:sz w:val="24"/>
          <w:u w:val="single"/>
        </w:rPr>
      </w:pPr>
      <w:r>
        <w:rPr>
          <w:rFonts w:hint="eastAsia" w:ascii="仿宋_GB2312" w:hAnsi="宋体" w:eastAsia="仿宋_GB2312"/>
          <w:bCs/>
          <w:color w:val="000000"/>
          <w:sz w:val="24"/>
          <w:u w:val="single"/>
        </w:rPr>
        <w:t xml:space="preserve">联机用户响应时间</w:t>
      </w:r>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甲方操作员终端操作等待时间90%的终端操作界面（包含从系统到操作员</w:t>
      </w:r>
      <w:r>
        <w:rPr>
          <w:rFonts w:hint="eastAsia" w:ascii="仿宋_GB2312" w:hAnsi="宋体" w:eastAsia="仿宋_GB2312" w:cs="Arial Unicode MS"/>
          <w:color w:val="000000"/>
          <w:sz w:val="24"/>
        </w:rPr>
        <w:t xml:space="preserve">终端</w:t>
      </w:r>
      <w:r>
        <w:rPr>
          <w:rFonts w:hint="eastAsia" w:ascii="仿宋_GB2312" w:hAnsi="宋体" w:eastAsia="仿宋_GB2312"/>
          <w:color w:val="000000"/>
          <w:sz w:val="24"/>
        </w:rPr>
        <w:t xml:space="preserve">的通讯时间）在2秒之内响应</w:t>
      </w:r>
      <w:r>
        <w:rPr>
          <w:rFonts w:hint="eastAsia" w:ascii="仿宋_GB2312" w:hAnsi="宋体" w:eastAsia="仿宋_GB2312"/>
          <w:color w:val="000000"/>
          <w:sz w:val="24"/>
          <w:lang w:eastAsia="zh-CN"/>
        </w:rPr>
        <w:t xml:space="preserve">。</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1"/>
          <w:numId w:val="2"/>
        </w:numPr>
        <w:pBdr/>
        <w:tabs>
          <w:tab w:val="left" w:leader="none" w:pos="448"/>
        </w:tabs>
        <w:bidi w:val="false"/>
        <w:spacing w:line="360" w:lineRule="auto"/>
        <w:ind w:hanging="462" w:left="462"/>
        <w:outlineLvl w:val="2"/>
        <w:rPr>
          <w:rFonts w:ascii="仿宋_GB2312" w:hAnsi="宋体" w:eastAsia="仿宋_GB2312"/>
          <w:bCs/>
          <w:color w:val="000000"/>
          <w:sz w:val="24"/>
          <w:u w:val="single"/>
        </w:rPr>
      </w:pPr>
      <w:r>
        <w:rPr>
          <w:rFonts w:hint="eastAsia" w:ascii="仿宋_GB2312" w:hAnsi="宋体" w:eastAsia="仿宋_GB2312"/>
          <w:color w:val="000000"/>
          <w:sz w:val="24"/>
          <w:u w:val="single"/>
        </w:rPr>
        <w:t xml:space="preserve">系统</w:t>
      </w:r>
      <w:r>
        <w:rPr>
          <w:rFonts w:hint="eastAsia" w:ascii="仿宋_GB2312" w:hAnsi="宋体" w:eastAsia="仿宋_GB2312"/>
          <w:bCs/>
          <w:color w:val="000000"/>
          <w:sz w:val="24"/>
          <w:u w:val="single"/>
        </w:rPr>
        <w:t xml:space="preserve">处理容量</w:t>
      </w:r>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乙方提供的系统外包处理服务能支持甲方合同期内的业务目标。乙方保证乙方的服务不会因为甲方的业务增长而受到影响。</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pBdr/>
        <w:bidi w:val="false"/>
        <w:spacing w:line="360" w:lineRule="auto"/>
        <w:ind/>
        <w:rPr>
          <w:rFonts w:ascii="仿宋_GB2312" w:hAnsi="宋体" w:eastAsia="仿宋_GB2312"/>
          <w:color w:val="000000"/>
          <w:sz w:val="24"/>
        </w:rPr>
      </w:pPr>
      <w:r>
        <w:rPr>
          <w:rFonts w:ascii="仿宋_GB2312" w:hAnsi="宋体" w:eastAsia="仿宋_GB2312"/>
          <w:color w:val="000000"/>
          <w:sz w:val="24"/>
        </w:rPr>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1"/>
          <w:numId w:val="2"/>
        </w:numPr>
        <w:pBdr/>
        <w:tabs>
          <w:tab w:val="left" w:leader="none" w:pos="448"/>
        </w:tabs>
        <w:bidi w:val="false"/>
        <w:spacing w:line="360" w:lineRule="auto"/>
        <w:ind w:hanging="462" w:left="462"/>
        <w:outlineLvl w:val="2"/>
        <w:rPr>
          <w:rFonts w:ascii="仿宋_GB2312" w:hAnsi="宋体" w:eastAsia="仿宋_GB2312"/>
          <w:color w:val="000000"/>
          <w:sz w:val="24"/>
          <w:u w:val="single"/>
        </w:rPr>
      </w:pPr>
      <w:r>
        <w:rPr>
          <w:rFonts w:hint="eastAsia" w:ascii="仿宋_GB2312" w:hAnsi="宋体" w:eastAsia="仿宋_GB2312"/>
          <w:color w:val="000000"/>
          <w:sz w:val="24"/>
          <w:u w:val="single"/>
        </w:rPr>
        <w:t xml:space="preserve">测试环境保障</w:t>
      </w:r>
      <w:r>
        <w:rPr>
          <w:rFonts w:ascii="仿宋_GB2312" w:hAnsi="宋体" w:eastAsia="仿宋_GB2312"/>
          <w:color w:val="000000"/>
          <w:sz w:val="24"/>
          <w:u w:val="single"/>
        </w:rPr>
      </w:r>
      <w:r>
        <w:rPr>
          <w:rFonts w:ascii="仿宋_GB2312" w:hAnsi="宋体" w:eastAsia="仿宋_GB2312"/>
          <w:color w:val="000000"/>
          <w:sz w:val="24"/>
          <w:u w:val="single"/>
        </w:rPr>
      </w:r>
    </w:p>
    <w:p>
      <w:pPr>
        <w:keepNext w:val="false"/>
        <w:keepLines w:val="false"/>
        <w:pageBreakBefore w:val="false"/>
        <w:pBdr/>
        <w:bidi w:val="false"/>
        <w:spacing w:line="360" w:lineRule="auto"/>
        <w:ind w:left="420"/>
        <w:rPr>
          <w:rFonts w:ascii="仿宋_GB2312" w:hAnsi="宋体" w:eastAsia="仿宋_GB2312"/>
          <w:color w:val="000000"/>
          <w:szCs w:val="24"/>
        </w:rPr>
      </w:pPr>
      <w:r>
        <w:rPr>
          <w:rFonts w:hint="eastAsia" w:ascii="仿宋_GB2312" w:hAnsi="宋体" w:eastAsia="仿宋_GB2312"/>
          <w:color w:val="000000"/>
          <w:sz w:val="24"/>
        </w:rPr>
        <w:t xml:space="preserve">乙方提供系统外包服务中，协助甲方提供进行全面测试的联机测试环境。</w:t>
      </w:r>
      <w:r>
        <w:rPr>
          <w:rFonts w:ascii="仿宋_GB2312" w:hAnsi="宋体" w:eastAsia="仿宋_GB2312"/>
          <w:color w:val="000000"/>
          <w:szCs w:val="24"/>
        </w:rPr>
      </w:r>
      <w:r>
        <w:rPr>
          <w:rFonts w:ascii="仿宋_GB2312" w:hAnsi="宋体" w:eastAsia="仿宋_GB2312"/>
          <w:color w:val="000000"/>
          <w:szCs w:val="24"/>
        </w:rPr>
      </w:r>
    </w:p>
    <w:p>
      <w:pPr>
        <w:keepNext w:val="false"/>
        <w:keepLines w:val="false"/>
        <w:pageBreakBefore w:val="false"/>
        <w:numPr>
          <w:ilvl w:val="0"/>
          <w:numId w:val="0"/>
        </w:numPr>
        <w:pBdr/>
        <w:bidi w:val="false"/>
        <w:spacing w:line="360" w:lineRule="auto"/>
        <w:ind/>
        <w:outlineLvl w:val="1"/>
        <w:rPr>
          <w:rFonts w:hint="eastAsia" w:ascii="仿宋_GB2312" w:hAnsi="宋体" w:eastAsia="仿宋_GB2312" w:cs="Times New Roman"/>
          <w:b/>
          <w:color w:val="000000"/>
          <w:sz w:val="24"/>
          <w:szCs w:val="24"/>
        </w:rPr>
      </w:pPr>
      <w:r>
        <w:rPr>
          <w:rFonts w:hint="eastAsia" w:ascii="仿宋_GB2312" w:hAnsi="宋体" w:eastAsia="仿宋_GB2312" w:cs="Times New Roman"/>
          <w:b/>
          <w:color w:val="000000"/>
          <w:sz w:val="24"/>
          <w:szCs w:val="24"/>
          <w:lang w:val="en-US" w:eastAsia="zh-CN"/>
        </w:rPr>
        <w:t xml:space="preserve">2.</w:t>
      </w:r>
      <w:r>
        <w:rPr>
          <w:rFonts w:hint="eastAsia" w:ascii="仿宋_GB2312" w:hAnsi="宋体" w:eastAsia="仿宋_GB2312" w:cs="Times New Roman"/>
          <w:b/>
          <w:color w:val="000000"/>
          <w:sz w:val="24"/>
          <w:szCs w:val="24"/>
        </w:rPr>
        <w:t xml:space="preserve">问题管理服务标准</w:t>
      </w:r>
      <w:r>
        <w:rPr>
          <w:rFonts w:hint="eastAsia" w:ascii="仿宋_GB2312" w:hAnsi="宋体" w:eastAsia="仿宋_GB2312" w:cs="Times New Roman"/>
          <w:b/>
          <w:color w:val="000000"/>
          <w:sz w:val="24"/>
          <w:szCs w:val="24"/>
        </w:rPr>
      </w:r>
      <w:r>
        <w:rPr>
          <w:rFonts w:hint="eastAsia" w:ascii="仿宋_GB2312" w:hAnsi="宋体" w:eastAsia="仿宋_GB2312" w:cs="Times New Roman"/>
          <w:b/>
          <w:color w:val="000000"/>
          <w:sz w:val="24"/>
          <w:szCs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问题管理服务标准包含问题严重等级分类、问题响应时间、问题解决时间等环节。对于乙方负责维护范围之内的硬件设备、应用系统、相关联之业务辅助系统等各个环节出现问题，均为本服务标准考核的范围。</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对于不是乙方负责维护范围之内出现的问题，乙方有责任和义务积极响应并协助和配合各方查清问题所在，排除故障，解决问题。</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outlineLvl w:val="2"/>
        <w:rPr>
          <w:rFonts w:ascii="仿宋_GB2312" w:hAnsi="宋体" w:eastAsia="仿宋_GB2312"/>
          <w:bCs/>
          <w:color w:val="000000"/>
          <w:sz w:val="24"/>
        </w:rPr>
      </w:pPr>
      <w:r>
        <w:rPr>
          <w:rFonts w:hint="eastAsia" w:ascii="仿宋_GB2312" w:hAnsi="宋体" w:eastAsia="仿宋_GB2312"/>
          <w:b/>
          <w:bCs w:val="0"/>
          <w:color w:val="000000"/>
          <w:sz w:val="24"/>
          <w:u w:val="none"/>
          <w:lang w:val="en-US" w:eastAsia="zh-CN"/>
        </w:rPr>
        <w:t xml:space="preserve">2.1</w:t>
      </w:r>
      <w:r>
        <w:rPr>
          <w:rFonts w:hint="eastAsia" w:ascii="仿宋_GB2312" w:hAnsi="宋体" w:eastAsia="仿宋_GB2312"/>
          <w:bCs/>
          <w:color w:val="000000"/>
          <w:sz w:val="24"/>
          <w:u w:val="single"/>
        </w:rPr>
        <w:t xml:space="preserve">一级问题</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一级问题描述</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一级问题指的是关键性问题，一级问题的出现，将严重影响甲方业务运作，可能或已经造成甲方业务重大损失。一级问题出现，主要是乙方系统：（1）不能使用或受到严重影响；或（2）不能运行或不可调整地失衡。一级问题典型案例：</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3"/>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系统不能正常使用</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3"/>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甲方与乙方</w:t>
      </w:r>
      <w:r>
        <w:rPr>
          <w:rFonts w:hint="eastAsia" w:ascii="仿宋_GB2312" w:hAnsi="宋体" w:eastAsia="仿宋_GB2312"/>
          <w:bCs/>
          <w:color w:val="000000"/>
          <w:sz w:val="24"/>
        </w:rPr>
        <w:t xml:space="preserve">系统</w:t>
      </w:r>
      <w:r>
        <w:rPr>
          <w:rFonts w:hint="eastAsia" w:ascii="仿宋_GB2312" w:hAnsi="宋体" w:eastAsia="仿宋_GB2312"/>
          <w:color w:val="000000"/>
          <w:sz w:val="24"/>
        </w:rPr>
        <w:t xml:space="preserve">之间的专线掉线，备份线路不能正常使用</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3"/>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甲方与乙方之间的传输软件不能正常工作导致关键的传输发生迟滞</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不能进行批处理，或者批处理时间超出约定时间，影响整个作业或部分关键作业不能继续</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甲方仿真终端和/或网路应用程序接口不能正常访问乙方系统</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联机系统发生故障</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由维护引起的乙方系统的严重错误</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未产生报表（仅指系统产生的运营类报表）</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乙方系统失衡</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系统成功率下降到90％（含）以下</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响应时间和解决时间标准</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对于甲方提交给乙方响应的一级问题，乙方应该100％在30分钟内做出响应，以甲方收到乙方对问题的确认信息和问题日志编号为准。由甲方提交给乙方响应中心的一级问题，95％问题需要乙方在2小时内提供临时解决方案，并在24小时之内予以彻底解决。对于余下的5％问题，必须在24小时之内提供临时解决方案，并在72小时之内予以彻底解决。</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241"/>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2.2</w:t>
      </w:r>
      <w:r>
        <w:rPr>
          <w:rFonts w:hint="eastAsia" w:ascii="仿宋_GB2312" w:hAnsi="宋体" w:eastAsia="仿宋_GB2312"/>
          <w:bCs/>
          <w:color w:val="000000"/>
          <w:sz w:val="24"/>
          <w:u w:val="single"/>
        </w:rPr>
        <w:t xml:space="preserve">二级问题</w:t>
      </w:r>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二级问题描述</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二级问题</w:t>
      </w:r>
      <w:r>
        <w:rPr>
          <w:rFonts w:hint="eastAsia" w:ascii="仿宋_GB2312" w:hAnsi="宋体" w:eastAsia="仿宋_GB2312"/>
          <w:bCs/>
          <w:color w:val="000000"/>
          <w:sz w:val="24"/>
        </w:rPr>
        <w:t xml:space="preserve">表明所报告的是重大但非关键性的问题。此类问题意味着乙方系统能够运行但是某些功能不能正常工作。此类问题仅影响少数几个用户，和/或者降低系统性能。以下为二级</w:t>
      </w:r>
      <w:r>
        <w:rPr>
          <w:rFonts w:hint="eastAsia" w:ascii="仿宋_GB2312" w:hAnsi="宋体" w:eastAsia="仿宋_GB2312"/>
          <w:color w:val="000000"/>
          <w:sz w:val="24"/>
        </w:rPr>
        <w:t xml:space="preserve">问题的一些案例：</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5"/>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系统异常终止，但没有影响关键作业使用</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6"/>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通过解决方案解决，并能保证系统正常使用</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6"/>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bCs/>
          <w:color w:val="000000"/>
          <w:sz w:val="24"/>
        </w:rPr>
        <w:t xml:space="preserve">甲方</w:t>
      </w:r>
      <w:r>
        <w:rPr>
          <w:rFonts w:hint="eastAsia" w:ascii="仿宋_GB2312" w:hAnsi="宋体" w:eastAsia="仿宋_GB2312"/>
          <w:color w:val="000000"/>
          <w:sz w:val="24"/>
        </w:rPr>
        <w:t xml:space="preserve">和</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之间线路中断，备份线路可以使用</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6"/>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非关键报表未被提交</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6"/>
        </w:numPr>
        <w:pBdr/>
        <w:tabs>
          <w:tab w:val="clear" w:leader="none" w:pos="900"/>
          <w:tab w:val="left" w:leader="none" w:pos="1620"/>
        </w:tabs>
        <w:bidi w:val="false"/>
        <w:spacing w:line="360" w:lineRule="auto"/>
        <w:ind w:hanging="540" w:left="1620"/>
        <w:rPr>
          <w:rFonts w:ascii="仿宋_GB2312" w:hAnsi="宋体" w:eastAsia="仿宋_GB2312"/>
          <w:bCs/>
          <w:color w:val="000000"/>
          <w:sz w:val="24"/>
        </w:rPr>
      </w:pPr>
      <w:r>
        <w:rPr>
          <w:rFonts w:hint="eastAsia" w:ascii="仿宋_GB2312" w:hAnsi="宋体" w:eastAsia="仿宋_GB2312"/>
          <w:color w:val="000000"/>
          <w:sz w:val="24"/>
        </w:rPr>
        <w:t xml:space="preserve">系统成功率在95％（含）－90％之间</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numPr>
          <w:ilvl w:val="0"/>
          <w:numId w:val="0"/>
        </w:numPr>
        <w:pBdr/>
        <w:tabs>
          <w:tab w:val="left" w:leader="none" w:pos="1080"/>
        </w:tabs>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响应时间和解决时间标准</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由甲方提交给乙方响应中心的二级问题，</w:t>
      </w:r>
      <w:r>
        <w:rPr>
          <w:rFonts w:hint="eastAsia" w:ascii="仿宋_GB2312" w:hAnsi="宋体" w:eastAsia="仿宋_GB2312"/>
          <w:bCs/>
          <w:color w:val="000000"/>
          <w:sz w:val="24"/>
        </w:rPr>
        <w:t xml:space="preserve">乙方应该100％在30分钟内做出响应，以</w:t>
      </w:r>
      <w:r>
        <w:rPr>
          <w:rFonts w:hint="eastAsia" w:ascii="仿宋_GB2312" w:hAnsi="宋体" w:eastAsia="仿宋_GB2312"/>
          <w:color w:val="000000"/>
          <w:sz w:val="24"/>
        </w:rPr>
        <w:t xml:space="preserve">甲方</w:t>
      </w:r>
      <w:r>
        <w:rPr>
          <w:rFonts w:hint="eastAsia" w:ascii="仿宋_GB2312" w:hAnsi="宋体" w:eastAsia="仿宋_GB2312"/>
          <w:bCs/>
          <w:color w:val="000000"/>
          <w:sz w:val="24"/>
        </w:rPr>
        <w:t xml:space="preserve">收到</w:t>
      </w:r>
      <w:r>
        <w:rPr>
          <w:rFonts w:hint="eastAsia" w:ascii="仿宋_GB2312" w:hAnsi="宋体" w:eastAsia="仿宋_GB2312"/>
          <w:color w:val="000000"/>
          <w:sz w:val="24"/>
        </w:rPr>
        <w:t xml:space="preserve">乙方</w:t>
      </w:r>
      <w:r>
        <w:rPr>
          <w:rFonts w:hint="eastAsia" w:ascii="仿宋_GB2312" w:hAnsi="宋体" w:eastAsia="仿宋_GB2312"/>
          <w:bCs/>
          <w:color w:val="000000"/>
          <w:sz w:val="24"/>
        </w:rPr>
        <w:t xml:space="preserve">对问题的确认信息和问题日志编号为准。</w:t>
      </w:r>
      <w:r>
        <w:rPr>
          <w:rFonts w:hint="eastAsia" w:ascii="仿宋_GB2312" w:hAnsi="宋体" w:eastAsia="仿宋_GB2312"/>
          <w:color w:val="000000"/>
          <w:sz w:val="24"/>
        </w:rPr>
        <w:t xml:space="preserve">95％问题</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应在4小时内提供状态更新信息或临时解决方案，48小时之内彻底解决；余下5％的问题，应在24小时之内提供状态更新或临时解决方案，5天之内彻底解决。</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2.3</w:t>
      </w:r>
      <w:r>
        <w:rPr>
          <w:rFonts w:hint="eastAsia" w:ascii="仿宋_GB2312" w:hAnsi="宋体" w:eastAsia="仿宋_GB2312"/>
          <w:bCs/>
          <w:color w:val="000000"/>
          <w:sz w:val="24"/>
          <w:u w:val="single"/>
        </w:rPr>
        <w:t xml:space="preserve">三级问题</w:t>
      </w:r>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三级问题描述</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三级问题表明所报告的是次要问题。此类问题发生时乙方系统能够正常运行，问题产生的影响是有限的且不对整体运行产生关键性的影响。这些问题包括诸如文档之类的问题。对于这些问题，能够提供备选的处理方法，或者由于问题不够重要以至于不需要备选方案。在正常的业务进程中，此类系统缺陷将被得到尽快解决。以下为三级问题的一些案例：</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7"/>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系统可以运行，但不平稳</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8"/>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个别辅助功能无法正常使用</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8"/>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不影响作业的显示错误</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8"/>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印刷错误</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8"/>
        </w:numPr>
        <w:pBdr/>
        <w:tabs>
          <w:tab w:val="clear" w:leader="none" w:pos="900"/>
          <w:tab w:val="left" w:leader="none" w:pos="1620"/>
        </w:tabs>
        <w:bidi w:val="false"/>
        <w:spacing w:line="360" w:lineRule="auto"/>
        <w:ind w:hanging="540" w:left="1620"/>
        <w:rPr>
          <w:rFonts w:ascii="仿宋_GB2312" w:hAnsi="宋体" w:eastAsia="仿宋_GB2312"/>
          <w:color w:val="000000"/>
          <w:szCs w:val="24"/>
          <w:lang w:eastAsia="zh-CN"/>
        </w:rPr>
      </w:pPr>
      <w:r>
        <w:rPr>
          <w:rFonts w:hint="eastAsia" w:ascii="仿宋_GB2312" w:hAnsi="宋体" w:eastAsia="仿宋_GB2312"/>
          <w:color w:val="000000"/>
          <w:sz w:val="24"/>
        </w:rPr>
        <w:t xml:space="preserve">不影响甲方日常营运的问题</w:t>
      </w:r>
      <w:r>
        <w:rPr>
          <w:rFonts w:ascii="仿宋_GB2312" w:hAnsi="宋体" w:eastAsia="仿宋_GB2312"/>
          <w:color w:val="000000"/>
          <w:szCs w:val="24"/>
          <w:lang w:eastAsia="zh-CN"/>
        </w:rPr>
      </w:r>
      <w:r>
        <w:rPr>
          <w:rFonts w:ascii="仿宋_GB2312" w:hAnsi="宋体" w:eastAsia="仿宋_GB2312"/>
          <w:color w:val="000000"/>
          <w:szCs w:val="24"/>
          <w:lang w:eastAsia="zh-CN"/>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响应时间和解决时间标准</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由甲方提交给乙方响应中心的三级问题，</w:t>
      </w:r>
      <w:r>
        <w:rPr>
          <w:rFonts w:hint="eastAsia" w:ascii="仿宋_GB2312" w:hAnsi="宋体" w:eastAsia="仿宋_GB2312"/>
          <w:bCs/>
          <w:color w:val="000000"/>
          <w:sz w:val="24"/>
        </w:rPr>
        <w:t xml:space="preserve">乙方应该100％在30分钟内做出响应，以甲方收到乙方对问题的确认信息和问题日志编号为准。</w:t>
      </w:r>
      <w:r>
        <w:rPr>
          <w:rFonts w:hint="eastAsia" w:ascii="仿宋_GB2312" w:hAnsi="宋体" w:eastAsia="仿宋_GB2312"/>
          <w:color w:val="000000"/>
          <w:sz w:val="24"/>
        </w:rPr>
        <w:t xml:space="preserve">对于每月由甲方提交给乙方响应中心的三级问题，90％问题乙方应在2个工作日内提供状态更新信息或临时解决方案，4个工作日内彻底解决；余下10％，在4个工作日内提供状态更新信息或临时解决方案，10个工作日内彻底解决。</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2.4</w:t>
      </w:r>
      <w:r>
        <w:rPr>
          <w:rFonts w:hint="eastAsia" w:ascii="仿宋_GB2312" w:hAnsi="宋体" w:eastAsia="仿宋_GB2312"/>
          <w:bCs/>
          <w:color w:val="000000"/>
          <w:sz w:val="24"/>
          <w:u w:val="single"/>
        </w:rPr>
        <w:t xml:space="preserve">四级问题</w:t>
      </w:r>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left="462"/>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四级问题描述</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四级问题表明所报告的是一般性问题。此类问题发生时乙方系统正常运行，对甲方作业几乎无影响或根本不影响，主要是咨询和服务类的问题。典型的四级问题案例：</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9"/>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系统操作性问题</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10"/>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其他咨询类问题</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10"/>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其他系统、线路故障，需要甲方配合解决的问题</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10"/>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甲方需要乙方协助解决的问题</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0"/>
        </w:numPr>
        <w:pBdr/>
        <w:tabs>
          <w:tab w:val="left" w:leader="none" w:pos="1080"/>
        </w:tabs>
        <w:bidi w:val="false"/>
        <w:spacing w:line="360" w:lineRule="auto"/>
        <w:ind w:left="462"/>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响应时间和解决时间标准</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由甲方提交给乙方响应中心的四级问题，</w:t>
      </w:r>
      <w:r>
        <w:rPr>
          <w:rFonts w:hint="eastAsia" w:ascii="仿宋_GB2312" w:hAnsi="宋体" w:eastAsia="仿宋_GB2312"/>
          <w:bCs/>
          <w:color w:val="000000"/>
          <w:sz w:val="24"/>
        </w:rPr>
        <w:t xml:space="preserve">乙方应该100％在30分钟内做出响应，以</w:t>
      </w:r>
      <w:r>
        <w:rPr>
          <w:rFonts w:hint="eastAsia" w:ascii="仿宋_GB2312" w:hAnsi="宋体" w:eastAsia="仿宋_GB2312"/>
          <w:color w:val="000000"/>
          <w:sz w:val="24"/>
        </w:rPr>
        <w:t xml:space="preserve">甲方</w:t>
      </w:r>
      <w:r>
        <w:rPr>
          <w:rFonts w:hint="eastAsia" w:ascii="仿宋_GB2312" w:hAnsi="宋体" w:eastAsia="仿宋_GB2312"/>
          <w:bCs/>
          <w:color w:val="000000"/>
          <w:sz w:val="24"/>
        </w:rPr>
        <w:t xml:space="preserve">收到</w:t>
      </w:r>
      <w:r>
        <w:rPr>
          <w:rFonts w:hint="eastAsia" w:ascii="仿宋_GB2312" w:hAnsi="宋体" w:eastAsia="仿宋_GB2312"/>
          <w:color w:val="000000"/>
          <w:sz w:val="24"/>
        </w:rPr>
        <w:t xml:space="preserve">乙方</w:t>
      </w:r>
      <w:r>
        <w:rPr>
          <w:rFonts w:hint="eastAsia" w:ascii="仿宋_GB2312" w:hAnsi="宋体" w:eastAsia="仿宋_GB2312"/>
          <w:bCs/>
          <w:color w:val="000000"/>
          <w:sz w:val="24"/>
        </w:rPr>
        <w:t xml:space="preserve">对问题的确认信息和问题日志编号为准。</w:t>
      </w:r>
      <w:r>
        <w:rPr>
          <w:rFonts w:hint="eastAsia" w:ascii="仿宋_GB2312" w:hAnsi="宋体" w:eastAsia="仿宋_GB2312"/>
          <w:color w:val="000000"/>
          <w:sz w:val="24"/>
        </w:rPr>
        <w:t xml:space="preserve">由甲方提交给乙方响应中心的四级问题的属于</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能够解决或解释的问题，90％问题乙方应在2个工作日内提供状态更新信息或临时解决方案，5个工作日内彻底解决；余下10％，在3个工作日内提供状态更新信息或临时解决方案，8个工作日内彻底解决。</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outlineLvl w:val="1"/>
        <w:rPr>
          <w:rFonts w:ascii="仿宋_GB2312" w:hAnsi="宋体" w:eastAsia="仿宋_GB2312"/>
          <w:bCs/>
          <w:color w:val="000000"/>
          <w:sz w:val="24"/>
        </w:rPr>
      </w:pPr>
      <w:r>
        <w:rPr>
          <w:rFonts w:hint="eastAsia" w:ascii="仿宋_GB2312" w:hAnsi="宋体" w:eastAsia="仿宋_GB2312"/>
          <w:b/>
          <w:bCs w:val="0"/>
          <w:color w:val="000000"/>
          <w:sz w:val="24"/>
          <w:lang w:val="en-US" w:eastAsia="zh-CN"/>
        </w:rPr>
        <w:t xml:space="preserve">3.</w:t>
      </w:r>
      <w:r>
        <w:rPr>
          <w:rFonts w:hint="eastAsia" w:ascii="仿宋_GB2312" w:hAnsi="宋体" w:eastAsia="仿宋_GB2312"/>
          <w:b/>
          <w:bCs w:val="0"/>
          <w:color w:val="000000"/>
          <w:sz w:val="24"/>
        </w:rPr>
        <w:t xml:space="preserve">需求管理服务标准</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3.1</w:t>
      </w:r>
      <w:r>
        <w:rPr>
          <w:rFonts w:hint="eastAsia" w:ascii="仿宋_GB2312" w:hAnsi="宋体" w:eastAsia="仿宋_GB2312"/>
          <w:bCs/>
          <w:color w:val="000000"/>
          <w:sz w:val="24"/>
          <w:u w:val="single"/>
        </w:rPr>
        <w:t xml:space="preserve">需求确定</w:t>
      </w:r>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color w:val="000000"/>
          <w:sz w:val="24"/>
        </w:rPr>
        <w:t xml:space="preserve">需求管理内容包括需求变更和新需求，需求管理过程按照需求管理流程进行组织、计划、控制和实施。由于问题引发的新需求或者需求变更，按照问题管理服务标准规定的比率和时限进行考核。对于其他新需求或需求变更，</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承诺，按照项目难易程度不同，制定实施计划和实施方案。</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3.2</w:t>
      </w:r>
      <w:r>
        <w:rPr>
          <w:rFonts w:hint="eastAsia" w:ascii="仿宋_GB2312" w:hAnsi="宋体" w:eastAsia="仿宋_GB2312"/>
          <w:bCs/>
          <w:color w:val="000000"/>
          <w:sz w:val="24"/>
          <w:u w:val="single"/>
        </w:rPr>
        <w:t xml:space="preserve">响应时间和解决时间标准</w:t>
      </w:r>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响应时间：</w:t>
      </w:r>
      <w:r>
        <w:rPr>
          <w:rFonts w:hint="eastAsia" w:ascii="仿宋_GB2312" w:hAnsi="宋体" w:eastAsia="仿宋_GB2312"/>
          <w:color w:val="000000"/>
          <w:sz w:val="24"/>
        </w:rPr>
        <w:t xml:space="preserve">为保障项目实施进度，75％的需求，必须在2－5工作日内提供实施方案并提交相关人员批准实施，在方案确定后，要在2-5个工作日内提交实施计划并开始实施。余下25％需求在15个工作日内提出实施方案。</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s="Arial"/>
          <w:color w:val="000000"/>
          <w:sz w:val="24"/>
        </w:rPr>
      </w:pPr>
      <w:r>
        <w:rPr>
          <w:rFonts w:hint="eastAsia" w:ascii="仿宋_GB2312" w:hAnsi="宋体" w:eastAsia="仿宋_GB2312"/>
          <w:bCs/>
          <w:color w:val="000000"/>
          <w:sz w:val="24"/>
        </w:rPr>
        <w:t xml:space="preserve">解决时间：甲乙双方</w:t>
      </w:r>
      <w:r>
        <w:rPr>
          <w:rFonts w:hint="eastAsia" w:ascii="仿宋_GB2312" w:hAnsi="宋体" w:eastAsia="仿宋_GB2312"/>
          <w:color w:val="000000"/>
          <w:sz w:val="24"/>
        </w:rPr>
        <w:t xml:space="preserve">按照每个项目工作量和难易程度的不同，分别约定的上线日期。</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保证按时项目上线率不得低于90％，项目延期不能超过5个工作日。</w:t>
      </w:r>
      <w:r>
        <w:rPr>
          <w:rFonts w:ascii="仿宋_GB2312" w:hAnsi="宋体" w:eastAsia="仿宋_GB2312" w:cs="Arial"/>
          <w:color w:val="000000"/>
          <w:sz w:val="24"/>
        </w:rPr>
      </w:r>
      <w:r>
        <w:rPr>
          <w:rFonts w:ascii="仿宋_GB2312" w:hAnsi="宋体" w:eastAsia="仿宋_GB2312" w:cs="Arial"/>
          <w:color w:val="000000"/>
          <w:sz w:val="24"/>
        </w:rPr>
      </w:r>
    </w:p>
    <w:p>
      <w:pPr>
        <w:keepNext w:val="false"/>
        <w:keepLines w:val="false"/>
        <w:pageBreakBefore w:val="false"/>
        <w:numPr>
          <w:ilvl w:val="0"/>
          <w:numId w:val="0"/>
        </w:numPr>
        <w:pBdr/>
        <w:tabs>
          <w:tab w:val="left" w:leader="none" w:pos="448"/>
        </w:tabs>
        <w:bidi w:val="false"/>
        <w:spacing w:line="360" w:lineRule="auto"/>
        <w:ind/>
        <w:outlineLvl w:val="1"/>
        <w:rPr>
          <w:rFonts w:ascii="仿宋_GB2312" w:hAnsi="宋体" w:eastAsia="仿宋_GB2312"/>
          <w:bCs/>
          <w:color w:val="000000"/>
          <w:sz w:val="24"/>
        </w:rPr>
      </w:pPr>
      <w:r/>
      <w:bookmarkStart w:id="2" w:name="_Toc59255223"/>
      <w:r>
        <w:rPr>
          <w:rFonts w:hint="eastAsia" w:ascii="仿宋_GB2312" w:hAnsi="宋体" w:eastAsia="仿宋_GB2312"/>
          <w:b/>
          <w:bCs w:val="0"/>
          <w:color w:val="000000"/>
          <w:sz w:val="24"/>
          <w:lang w:val="en-US" w:eastAsia="zh-CN"/>
        </w:rPr>
        <w:t xml:space="preserve">4.</w:t>
      </w:r>
      <w:r>
        <w:rPr>
          <w:rFonts w:hint="eastAsia" w:ascii="仿宋_GB2312" w:hAnsi="宋体" w:eastAsia="仿宋_GB2312"/>
          <w:b/>
          <w:bCs w:val="0"/>
          <w:color w:val="000000"/>
          <w:sz w:val="24"/>
        </w:rPr>
        <w:t xml:space="preserve">其他定义</w:t>
      </w:r>
      <w:bookmarkEnd w:id="2"/>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bookmarkStart w:id="3" w:name="_Toc59255224"/>
      <w:r>
        <w:rPr>
          <w:rFonts w:hint="eastAsia" w:ascii="仿宋_GB2312" w:hAnsi="宋体" w:eastAsia="仿宋_GB2312"/>
          <w:b/>
          <w:bCs w:val="0"/>
          <w:color w:val="000000"/>
          <w:sz w:val="24"/>
          <w:u w:val="none"/>
          <w:lang w:val="en-US" w:eastAsia="zh-CN"/>
        </w:rPr>
        <w:t xml:space="preserve">4.1</w:t>
      </w:r>
      <w:r>
        <w:rPr>
          <w:rFonts w:hint="eastAsia" w:ascii="仿宋_GB2312" w:hAnsi="宋体" w:eastAsia="仿宋_GB2312"/>
          <w:bCs/>
          <w:color w:val="000000"/>
          <w:sz w:val="24"/>
          <w:u w:val="single"/>
        </w:rPr>
        <w:t xml:space="preserve">例行维护</w:t>
      </w:r>
      <w:bookmarkEnd w:id="3"/>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bCs/>
          <w:iCs/>
          <w:color w:val="000000"/>
          <w:sz w:val="24"/>
        </w:rPr>
      </w:pPr>
      <w:r>
        <w:rPr>
          <w:rFonts w:hint="eastAsia" w:ascii="仿宋_GB2312" w:hAnsi="宋体" w:eastAsia="仿宋_GB2312"/>
          <w:color w:val="000000"/>
          <w:sz w:val="24"/>
        </w:rPr>
        <w:t xml:space="preserve">每季度典型的例行维护不能超过2次，用时不能超过1个小时，在系统正式上线6个月内，用时不能超过2个小时。乙方进行例行维护，事先必须以书面形式通知甲方，并征得甲方同意后在双方约定的夜间时间进行。如果甲方在24小时内未提出任何不同意见，则视为同意。任何维护的时间如果改变，都将通过客户服务经理事先通知客户银行。超出本条款的约定，乙方将接受服务标准的考核和罚则。</w:t>
      </w:r>
      <w:r>
        <w:rPr>
          <w:rFonts w:ascii="仿宋_GB2312" w:hAnsi="宋体" w:eastAsia="仿宋_GB2312"/>
          <w:bCs/>
          <w:iCs/>
          <w:color w:val="000000"/>
          <w:sz w:val="24"/>
        </w:rPr>
      </w:r>
      <w:r>
        <w:rPr>
          <w:rFonts w:ascii="仿宋_GB2312" w:hAnsi="宋体" w:eastAsia="仿宋_GB2312"/>
          <w:bCs/>
          <w:i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bookmarkStart w:id="4" w:name="_Toc59255225"/>
      <w:r>
        <w:rPr>
          <w:rFonts w:hint="eastAsia" w:ascii="仿宋_GB2312" w:hAnsi="宋体" w:eastAsia="仿宋_GB2312"/>
          <w:b/>
          <w:bCs w:val="0"/>
          <w:color w:val="000000"/>
          <w:sz w:val="24"/>
          <w:u w:val="none"/>
          <w:lang w:val="en-US" w:eastAsia="zh-CN"/>
        </w:rPr>
        <w:t xml:space="preserve">4.2</w:t>
      </w:r>
      <w:r>
        <w:rPr>
          <w:rFonts w:hint="eastAsia" w:ascii="仿宋_GB2312" w:hAnsi="宋体" w:eastAsia="仿宋_GB2312"/>
          <w:bCs/>
          <w:color w:val="000000"/>
          <w:sz w:val="24"/>
          <w:u w:val="single"/>
        </w:rPr>
        <w:t xml:space="preserve">版本更新</w:t>
      </w:r>
      <w:bookmarkEnd w:id="4"/>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在版本升级的过程中，升级将集中在同一时间或连续进行，时间选择要避免交易高峰期，以降低对业务的影响。这方面信息将会在版本升级前，由客户服务经理向客户银行提供影响说明文件和具体升级时间。乙方进行版本更新时间每月原则上不能超过1次，必须在2小时之内完成。超出本条款的约定，乙方将接受服务标准的考核和罚则。</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4.3</w:t>
      </w:r>
      <w:r>
        <w:rPr>
          <w:rFonts w:hint="eastAsia" w:ascii="仿宋_GB2312" w:hAnsi="宋体" w:eastAsia="仿宋_GB2312"/>
          <w:bCs/>
          <w:color w:val="000000"/>
          <w:sz w:val="24"/>
          <w:u w:val="single"/>
        </w:rPr>
        <w:t xml:space="preserve">新需求上线</w:t>
      </w:r>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乙方按照甲方提出的新的业务需求修改系统程序，换版上线后起两周内，为试用期，试用期内，新需求确定范围内的功能出现问题，乙方有责任进行修改直至新需求正常使用。</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4.4</w:t>
      </w:r>
      <w:r>
        <w:rPr>
          <w:rFonts w:hint="eastAsia" w:ascii="仿宋_GB2312" w:hAnsi="宋体" w:eastAsia="仿宋_GB2312"/>
          <w:bCs/>
          <w:color w:val="000000"/>
          <w:sz w:val="24"/>
          <w:u w:val="single"/>
        </w:rPr>
        <w:t xml:space="preserve">系统整改</w:t>
      </w:r>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pBdr/>
        <w:tabs>
          <w:tab w:val="left" w:leader="none" w:pos="780"/>
        </w:tabs>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为提高系统的安全性，乙方应在开发类项目实施初期，协助甲方将操作系统、中间件、数据库、应用程序升级为可用的最新版本。对于开发类服务和维保类服务，甲方因安全需要进行系统整改时，乙方必须配合整改，并承诺必要时给予现场技术支持。需乙方限期整改的问题，乙方必须在甲方规定时间内提交整改计划并实施。</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4.5</w:t>
      </w:r>
      <w:r>
        <w:rPr>
          <w:rFonts w:hint="eastAsia" w:ascii="仿宋_GB2312" w:hAnsi="宋体" w:eastAsia="仿宋_GB2312"/>
          <w:bCs/>
          <w:color w:val="000000"/>
          <w:sz w:val="24"/>
          <w:u w:val="single"/>
        </w:rPr>
        <w:t xml:space="preserve">第三方责任排除</w:t>
      </w:r>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在服务存续时间内，由乙方所不能控制的第三方原因所造成服务水准的下降，不列入系统处理服务标准考核之内。乙方应尽可能采取一切行动，降低由此给甲方所带来的不便、影响和损失。</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outlineLvl w:val="1"/>
        <w:rPr>
          <w:rFonts w:ascii="仿宋_GB2312" w:hAnsi="宋体" w:eastAsia="仿宋_GB2312"/>
          <w:bCs/>
          <w:color w:val="000000"/>
          <w:sz w:val="24"/>
        </w:rPr>
      </w:pPr>
      <w:r>
        <w:rPr>
          <w:rFonts w:hint="eastAsia" w:ascii="仿宋_GB2312" w:hAnsi="宋体" w:eastAsia="仿宋_GB2312"/>
          <w:b/>
          <w:bCs w:val="0"/>
          <w:color w:val="000000"/>
          <w:sz w:val="24"/>
          <w:lang w:val="en-US" w:eastAsia="zh-CN"/>
        </w:rPr>
        <w:t xml:space="preserve">5.</w:t>
      </w:r>
      <w:r>
        <w:rPr>
          <w:rFonts w:hint="eastAsia" w:ascii="仿宋_GB2312" w:hAnsi="宋体" w:eastAsia="仿宋_GB2312"/>
          <w:b/>
          <w:bCs w:val="0"/>
          <w:color w:val="000000"/>
          <w:sz w:val="24"/>
        </w:rPr>
        <w:t xml:space="preserve">违约金条款</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widowControl w:val="true"/>
        <w:numPr>
          <w:ilvl w:val="0"/>
          <w:numId w:val="0"/>
        </w:numPr>
        <w:pBdr/>
        <w:tabs>
          <w:tab w:val="left" w:leader="none" w:pos="420"/>
        </w:tabs>
        <w:bidi w:val="false"/>
        <w:spacing w:line="360" w:lineRule="auto"/>
        <w:ind w:firstLine="482"/>
        <w:jc w:val="left"/>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5.1</w:t>
      </w:r>
      <w:r>
        <w:rPr>
          <w:rFonts w:hint="eastAsia" w:ascii="仿宋_GB2312" w:hAnsi="宋体" w:eastAsia="仿宋_GB2312"/>
          <w:bCs/>
          <w:color w:val="000000"/>
          <w:sz w:val="24"/>
          <w:u w:val="single"/>
        </w:rPr>
        <w:t xml:space="preserve">项目实施服务违约金条款</w:t>
      </w:r>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color w:val="000000"/>
          <w:sz w:val="24"/>
        </w:rPr>
        <w:t xml:space="preserve">由于乙方原因造成系统服务未在双方约定的时间内上线。甲方有权按照每递延一日2000元（人民币贰仟圆整）收取违约金（违约金金额与合同正文相关条款冲突的，以两者中金额较大的数值为准），如果累计递延时间超过90天，甲方有权终止合同。</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5.2</w:t>
      </w:r>
      <w:r>
        <w:rPr>
          <w:rFonts w:hint="eastAsia" w:ascii="仿宋_GB2312" w:hAnsi="宋体" w:eastAsia="仿宋_GB2312"/>
          <w:bCs/>
          <w:color w:val="000000"/>
          <w:sz w:val="24"/>
          <w:u w:val="single"/>
        </w:rPr>
        <w:t xml:space="preserve">系统处理服务违约金条款</w:t>
      </w:r>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考核办法</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甲乙双方一致同意，在试运行期间，双方实施系统处理服务水平考核，但仅仅作为优化工作流程和改良系统性能的依据，甲方不依据本附件进行罚责。但自甲方验收之日起，甲方将按照本附件约定的条款进行考核。</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具体罚则</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违约金基数确定：</w:t>
      </w:r>
      <w:r>
        <w:rPr>
          <w:rFonts w:hint="eastAsia" w:ascii="仿宋_GB2312" w:hAnsi="宋体" w:eastAsia="仿宋_GB2312"/>
          <w:color w:val="000000"/>
          <w:sz w:val="24"/>
        </w:rPr>
        <w:t xml:space="preserve">计算违约金的基数按照甲方应付乙方总的费用进行计算。本项指标每月考核计算，并在费用尾款中扣除。</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具体条件和标准：</w:t>
      </w:r>
      <w:r>
        <w:rPr>
          <w:rFonts w:hint="eastAsia" w:ascii="仿宋_GB2312" w:hAnsi="宋体" w:eastAsia="仿宋_GB2312"/>
          <w:color w:val="000000"/>
          <w:sz w:val="24"/>
        </w:rPr>
        <w:t xml:space="preserve">（见下表）</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pBdr/>
        <w:bidi w:val="false"/>
        <w:spacing w:line="360" w:lineRule="auto"/>
        <w:ind/>
        <w:rPr>
          <w:rFonts w:ascii="仿宋_GB2312" w:hAnsi="宋体" w:eastAsia="仿宋_GB2312"/>
          <w:color w:val="000000"/>
          <w:sz w:val="24"/>
        </w:rPr>
      </w:pPr>
      <w:r>
        <w:rPr>
          <w:rFonts w:ascii="仿宋_GB2312" w:hAnsi="宋体" w:eastAsia="仿宋_GB2312"/>
          <w:color w:val="000000"/>
          <w:sz w:val="24"/>
        </w:rPr>
      </w:r>
      <w:r>
        <w:rPr>
          <w:rFonts w:ascii="仿宋_GB2312" w:hAnsi="宋体" w:eastAsia="仿宋_GB2312"/>
          <w:color w:val="000000"/>
          <w:sz w:val="24"/>
        </w:rPr>
      </w:r>
      <w:r>
        <w:rPr>
          <w:rFonts w:ascii="仿宋_GB2312" w:hAnsi="宋体" w:eastAsia="仿宋_GB2312"/>
          <w:color w:val="000000"/>
          <w:sz w:val="24"/>
        </w:rPr>
      </w:r>
    </w:p>
    <w:tbl>
      <w:tblPr>
        <w:tblStyle w:val="919"/>
        <w:tblInd w:w="108" w:type="dxa"/>
        <w:tblW w:w="8280"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394"/>
        <w:gridCol w:w="6"/>
        <w:gridCol w:w="5880"/>
      </w:tblGrid>
      <w:tr>
        <w:trPr>
          <w:cantSplit/>
        </w:trPr>
        <w:tc>
          <w:tcPr>
            <w:shd w:val="clear" w:color="auto" w:fill="e6e6e6"/>
            <w:tcBorders/>
            <w:tcW w:w="2394"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违约指标项</w:t>
            </w:r>
            <w:r>
              <w:rPr>
                <w:rFonts w:ascii="仿宋_GB2312" w:hAnsi="宋体" w:eastAsia="仿宋_GB2312"/>
                <w:color w:val="000000"/>
                <w:sz w:val="24"/>
              </w:rPr>
            </w:r>
            <w:r>
              <w:rPr>
                <w:rFonts w:ascii="仿宋_GB2312" w:hAnsi="宋体" w:eastAsia="仿宋_GB2312"/>
                <w:color w:val="000000"/>
                <w:sz w:val="24"/>
              </w:rPr>
            </w:r>
          </w:p>
        </w:tc>
        <w:tc>
          <w:tcPr>
            <w:gridSpan w:val="2"/>
            <w:shd w:val="clear" w:color="auto" w:fill="e6e6e6"/>
            <w:tcBorders/>
            <w:tcW w:w="5886" w:type="dxa"/>
            <w:vAlign w:val="top"/>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违约金标准</w:t>
            </w:r>
            <w:r>
              <w:rPr>
                <w:rFonts w:ascii="仿宋_GB2312" w:hAnsi="宋体" w:eastAsia="仿宋_GB2312"/>
                <w:color w:val="000000"/>
                <w:sz w:val="24"/>
              </w:rPr>
            </w:r>
            <w:r>
              <w:rPr>
                <w:rFonts w:ascii="仿宋_GB2312" w:hAnsi="宋体" w:eastAsia="仿宋_GB2312"/>
                <w:color w:val="000000"/>
                <w:sz w:val="24"/>
              </w:rPr>
            </w:r>
          </w:p>
        </w:tc>
      </w:tr>
      <w:tr>
        <w:trPr>
          <w:cantSplit/>
        </w:trPr>
        <w:tc>
          <w:tcPr>
            <w:gridSpan w:val="2"/>
            <w:tcBorders/>
            <w:tcW w:w="2400"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联机系统的可用率</w:t>
            </w:r>
            <w:r>
              <w:rPr>
                <w:rFonts w:ascii="仿宋_GB2312" w:hAnsi="宋体" w:eastAsia="仿宋_GB2312"/>
                <w:color w:val="000000"/>
                <w:sz w:val="24"/>
              </w:rPr>
            </w:r>
            <w:r>
              <w:rPr>
                <w:rFonts w:ascii="仿宋_GB2312" w:hAnsi="宋体" w:eastAsia="仿宋_GB2312"/>
                <w:color w:val="000000"/>
                <w:sz w:val="24"/>
              </w:rPr>
            </w:r>
          </w:p>
        </w:tc>
        <w:tc>
          <w:tcPr>
            <w:tcBorders/>
            <w:tcW w:w="5880" w:type="dxa"/>
            <w:vAlign w:val="top"/>
            <w:noWrap w:val="false"/>
          </w:tcPr>
          <w:p>
            <w:pPr>
              <w:keepNext w:val="false"/>
              <w:keepLines w:val="false"/>
              <w:pageBreakBefore w:val="false"/>
              <w:pBdr/>
              <w:bidi w:val="false"/>
              <w:spacing w:line="360" w:lineRule="auto"/>
              <w:ind/>
              <w:rPr>
                <w:rFonts w:ascii="仿宋_GB2312" w:hAnsi="宋体" w:eastAsia="仿宋_GB2312"/>
                <w:color w:val="000000"/>
                <w:sz w:val="24"/>
              </w:rPr>
            </w:pPr>
            <w:r>
              <w:rPr>
                <w:rFonts w:hint="eastAsia" w:ascii="仿宋_GB2312" w:hAnsi="宋体" w:eastAsia="仿宋_GB2312"/>
                <w:color w:val="000000"/>
                <w:sz w:val="24"/>
              </w:rPr>
              <w:t xml:space="preserve">第一次，违约金基数*2％（下同）；连续第二次，5％，连续第三次，10％，连续第四个次月，20％且甲方有权按照主合同进行终止合同处理，而乙方需承担甲方因这系统关闭带来之损失。</w:t>
            </w:r>
            <w:r>
              <w:rPr>
                <w:rFonts w:ascii="仿宋_GB2312" w:hAnsi="宋体" w:eastAsia="仿宋_GB2312"/>
                <w:color w:val="000000"/>
                <w:sz w:val="24"/>
              </w:rPr>
            </w:r>
            <w:r>
              <w:rPr>
                <w:rFonts w:ascii="仿宋_GB2312" w:hAnsi="宋体" w:eastAsia="仿宋_GB2312"/>
                <w:color w:val="000000"/>
                <w:sz w:val="24"/>
              </w:rPr>
            </w:r>
          </w:p>
        </w:tc>
      </w:tr>
      <w:tr>
        <w:trPr>
          <w:cantSplit/>
        </w:trPr>
        <w:tc>
          <w:tcPr>
            <w:gridSpan w:val="2"/>
            <w:tcBorders/>
            <w:tcW w:w="2400"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联机用户响应时间</w:t>
            </w:r>
            <w:r>
              <w:rPr>
                <w:rFonts w:ascii="仿宋_GB2312" w:hAnsi="宋体" w:eastAsia="仿宋_GB2312"/>
                <w:color w:val="000000"/>
                <w:sz w:val="24"/>
              </w:rPr>
            </w:r>
            <w:r>
              <w:rPr>
                <w:rFonts w:ascii="仿宋_GB2312" w:hAnsi="宋体" w:eastAsia="仿宋_GB2312"/>
                <w:color w:val="000000"/>
                <w:sz w:val="24"/>
              </w:rPr>
            </w:r>
          </w:p>
        </w:tc>
        <w:tc>
          <w:tcPr>
            <w:tcBorders/>
            <w:tcW w:w="5880" w:type="dxa"/>
            <w:vAlign w:val="top"/>
            <w:noWrap w:val="false"/>
          </w:tcPr>
          <w:p>
            <w:pPr>
              <w:keepNext w:val="false"/>
              <w:keepLines w:val="false"/>
              <w:pageBreakBefore w:val="false"/>
              <w:pBdr/>
              <w:bidi w:val="false"/>
              <w:spacing w:line="360" w:lineRule="auto"/>
              <w:ind/>
              <w:rPr>
                <w:rFonts w:ascii="仿宋_GB2312" w:hAnsi="宋体" w:eastAsia="仿宋_GB2312"/>
                <w:color w:val="000000"/>
                <w:sz w:val="24"/>
              </w:rPr>
            </w:pPr>
            <w:r>
              <w:rPr>
                <w:rFonts w:hint="eastAsia" w:ascii="仿宋_GB2312" w:hAnsi="宋体" w:eastAsia="仿宋_GB2312"/>
                <w:color w:val="000000"/>
                <w:sz w:val="24"/>
              </w:rPr>
              <w:t xml:space="preserve">第一次，0.5％；连续第二次，1％，连续第三次，2％，连续第四次，10％，且按照主合同进行终止合同处理，而乙方需承担甲方因这系统关闭带来之损失。</w:t>
            </w:r>
            <w:r>
              <w:rPr>
                <w:rFonts w:ascii="仿宋_GB2312" w:hAnsi="宋体" w:eastAsia="仿宋_GB2312"/>
                <w:color w:val="000000"/>
                <w:sz w:val="24"/>
              </w:rPr>
            </w:r>
            <w:r>
              <w:rPr>
                <w:rFonts w:ascii="仿宋_GB2312" w:hAnsi="宋体" w:eastAsia="仿宋_GB2312"/>
                <w:color w:val="000000"/>
                <w:sz w:val="24"/>
              </w:rPr>
            </w:r>
          </w:p>
        </w:tc>
      </w:tr>
    </w:tbl>
    <w:p>
      <w:pPr>
        <w:pStyle w:val="925"/>
        <w:keepNext w:val="false"/>
        <w:keepLines w:val="false"/>
        <w:pageBreakBefore w:val="false"/>
        <w:pBdr/>
        <w:bidi w:val="false"/>
        <w:spacing w:after="0" w:line="360" w:lineRule="auto"/>
        <w:ind w:left="0"/>
        <w:rPr>
          <w:rFonts w:ascii="仿宋_GB2312" w:hAnsi="宋体" w:eastAsia="仿宋_GB2312"/>
          <w:bCs/>
          <w:color w:val="000000"/>
          <w:szCs w:val="24"/>
        </w:rPr>
      </w:pPr>
      <w:r>
        <w:rPr>
          <w:rFonts w:hint="eastAsia" w:ascii="仿宋_GB2312" w:hAnsi="宋体" w:eastAsia="仿宋_GB2312"/>
          <w:bCs/>
          <w:color w:val="000000"/>
          <w:szCs w:val="24"/>
        </w:rPr>
        <w:t xml:space="preserve">说明： </w:t>
      </w:r>
      <w:r>
        <w:rPr>
          <w:rFonts w:ascii="仿宋_GB2312" w:hAnsi="宋体" w:eastAsia="仿宋_GB2312"/>
          <w:bCs/>
          <w:color w:val="000000"/>
          <w:szCs w:val="24"/>
        </w:rPr>
      </w:r>
      <w:r>
        <w:rPr>
          <w:rFonts w:ascii="仿宋_GB2312" w:hAnsi="宋体" w:eastAsia="仿宋_GB2312"/>
          <w:bCs/>
          <w:color w:val="000000"/>
          <w:szCs w:val="24"/>
        </w:rPr>
      </w:r>
    </w:p>
    <w:p>
      <w:pPr>
        <w:pStyle w:val="925"/>
        <w:keepNext w:val="false"/>
        <w:keepLines w:val="false"/>
        <w:pageBreakBefore w:val="false"/>
        <w:numPr>
          <w:ilvl w:val="0"/>
          <w:numId w:val="11"/>
        </w:numPr>
        <w:pBdr/>
        <w:tabs>
          <w:tab w:val="left" w:leader="none" w:pos="360"/>
          <w:tab w:val="clear" w:leader="none" w:pos="1560"/>
        </w:tabs>
        <w:bidi w:val="false"/>
        <w:spacing w:after="0" w:line="360" w:lineRule="auto"/>
        <w:ind w:hanging="360" w:left="360"/>
        <w:rPr>
          <w:rFonts w:ascii="仿宋_GB2312" w:hAnsi="宋体" w:eastAsia="仿宋_GB2312"/>
          <w:color w:val="000000"/>
          <w:sz w:val="24"/>
        </w:rPr>
      </w:pPr>
      <w:r>
        <w:rPr>
          <w:rFonts w:hint="eastAsia" w:ascii="仿宋_GB2312" w:hAnsi="宋体" w:eastAsia="仿宋_GB2312"/>
          <w:bCs/>
          <w:color w:val="000000"/>
          <w:szCs w:val="24"/>
        </w:rPr>
        <w:t xml:space="preserve">“连续发生”是指合同期内或当次考察期内连续重复发生，如第一月、第二月连续发生。或第一天、第二天连续发生。</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5.3</w:t>
      </w:r>
      <w:r>
        <w:rPr>
          <w:rFonts w:hint="eastAsia" w:ascii="仿宋_GB2312" w:hAnsi="宋体" w:eastAsia="仿宋_GB2312"/>
          <w:bCs/>
          <w:color w:val="000000"/>
          <w:sz w:val="24"/>
          <w:u w:val="single"/>
        </w:rPr>
        <w:t xml:space="preserve">问题管理延时违约金条款</w:t>
      </w:r>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考核办法</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乙方将每月向甲方汇报问题管理服务标准履行情况，甲方根据自身考核情况对报告进行修订，并将修订结果连同扣缴违约金和扣缴的原则一同发给乙方。</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甲乙双方一致同意，自系统上线之日起，甲乙双方按照本附件约定进行考核，自甲方正式验收之日起，甲乙双方将按照本附件约定的条款进行考核和罚责。</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具体罚则</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罚金基数确定：</w:t>
      </w:r>
      <w:r>
        <w:rPr>
          <w:rFonts w:hint="eastAsia" w:ascii="仿宋_GB2312" w:hAnsi="宋体" w:eastAsia="仿宋_GB2312"/>
          <w:color w:val="000000"/>
          <w:sz w:val="24"/>
        </w:rPr>
        <w:t xml:space="preserve">计算违约金的基数按照甲方应付乙方总的费用进行计算。本项指标每月考核计算，并在费用尾款中扣除。</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具体违约金条件</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甲方向乙方书面提交的问题，得到及时处理的比率未达到双方约定的指标。</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违约金标准：</w:t>
      </w:r>
      <w:r>
        <w:rPr>
          <w:rFonts w:hint="eastAsia" w:ascii="仿宋_GB2312" w:hAnsi="宋体" w:eastAsia="仿宋_GB2312"/>
          <w:color w:val="000000"/>
          <w:sz w:val="24"/>
        </w:rPr>
        <w:t xml:space="preserve">（见下表）</w:t>
      </w:r>
      <w:r>
        <w:rPr>
          <w:rFonts w:ascii="仿宋_GB2312" w:hAnsi="宋体" w:eastAsia="仿宋_GB2312"/>
          <w:color w:val="000000"/>
          <w:sz w:val="24"/>
        </w:rPr>
      </w:r>
      <w:r>
        <w:rPr>
          <w:rFonts w:ascii="仿宋_GB2312" w:hAnsi="宋体" w:eastAsia="仿宋_GB2312"/>
          <w:color w:val="000000"/>
          <w:sz w:val="24"/>
        </w:rPr>
      </w:r>
    </w:p>
    <w:tbl>
      <w:tblPr>
        <w:tblStyle w:val="919"/>
        <w:tblInd w:w="108" w:type="dxa"/>
        <w:tblW w:w="8280"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00"/>
        <w:gridCol w:w="6480"/>
      </w:tblGrid>
      <w:tr>
        <w:trPr>
          <w:cantSplit/>
        </w:trPr>
        <w:tc>
          <w:tcPr>
            <w:tcBorders>
              <w:right w:val="none" w:color="000000" w:sz="4" w:space="0"/>
            </w:tcBorders>
            <w:tcW w:w="1800" w:type="dxa"/>
            <w:vAlign w:val="top"/>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违约金条件</w:t>
            </w:r>
            <w:r>
              <w:rPr>
                <w:rFonts w:ascii="仿宋_GB2312" w:hAnsi="宋体" w:eastAsia="仿宋_GB2312"/>
                <w:color w:val="000000"/>
                <w:sz w:val="24"/>
              </w:rPr>
            </w:r>
            <w:r>
              <w:rPr>
                <w:rFonts w:ascii="仿宋_GB2312" w:hAnsi="宋体" w:eastAsia="仿宋_GB2312"/>
                <w:color w:val="000000"/>
                <w:sz w:val="24"/>
              </w:rPr>
            </w:r>
          </w:p>
        </w:tc>
        <w:tc>
          <w:tcPr>
            <w:tcBorders/>
            <w:tcW w:w="6480" w:type="dxa"/>
            <w:vAlign w:val="top"/>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违约金标准</w:t>
            </w:r>
            <w:r>
              <w:rPr>
                <w:rFonts w:ascii="仿宋_GB2312" w:hAnsi="宋体" w:eastAsia="仿宋_GB2312"/>
                <w:color w:val="000000"/>
                <w:sz w:val="24"/>
              </w:rPr>
            </w:r>
            <w:r>
              <w:rPr>
                <w:rFonts w:ascii="仿宋_GB2312" w:hAnsi="宋体" w:eastAsia="仿宋_GB2312"/>
                <w:color w:val="000000"/>
                <w:sz w:val="24"/>
              </w:rPr>
            </w:r>
          </w:p>
        </w:tc>
      </w:tr>
      <w:tr>
        <w:trPr>
          <w:cantSplit/>
        </w:trPr>
        <w:tc>
          <w:tcPr>
            <w:tcBorders>
              <w:right w:val="none" w:color="000000" w:sz="4" w:space="0"/>
            </w:tcBorders>
            <w:tcW w:w="1800" w:type="dxa"/>
            <w:vAlign w:val="center"/>
            <w:noWrap w:val="false"/>
          </w:tcPr>
          <w:p>
            <w:pPr>
              <w:keepNext w:val="false"/>
              <w:keepLines w:val="false"/>
              <w:pageBreakBefore w:val="false"/>
              <w:pBdr/>
              <w:bidi w:val="false"/>
              <w:spacing w:line="24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一级问题</w:t>
            </w:r>
            <w:r>
              <w:rPr>
                <w:rFonts w:ascii="仿宋_GB2312" w:hAnsi="宋体" w:eastAsia="仿宋_GB2312"/>
                <w:color w:val="000000"/>
                <w:sz w:val="24"/>
              </w:rPr>
            </w:r>
            <w:r>
              <w:rPr>
                <w:rFonts w:ascii="仿宋_GB2312" w:hAnsi="宋体" w:eastAsia="仿宋_GB2312"/>
                <w:color w:val="000000"/>
                <w:sz w:val="24"/>
              </w:rPr>
            </w:r>
          </w:p>
        </w:tc>
        <w:tc>
          <w:tcPr>
            <w:tcBorders/>
            <w:tcW w:w="6480" w:type="dxa"/>
            <w:vAlign w:val="top"/>
            <w:noWrap w:val="false"/>
          </w:tcPr>
          <w:p>
            <w:pPr>
              <w:keepNext w:val="false"/>
              <w:keepLines w:val="false"/>
              <w:pageBreakBefore w:val="false"/>
              <w:widowControl w:val="false"/>
              <w:pBdr/>
              <w:bidi w:val="false"/>
              <w:spacing w:line="240" w:lineRule="auto"/>
              <w:ind/>
              <w:rPr>
                <w:rFonts w:ascii="仿宋_GB2312" w:hAnsi="宋体" w:eastAsia="仿宋_GB2312"/>
                <w:color w:val="000000"/>
                <w:sz w:val="24"/>
              </w:rPr>
            </w:pPr>
            <w:r>
              <w:rPr>
                <w:rFonts w:hint="eastAsia" w:ascii="仿宋_GB2312" w:hAnsi="宋体" w:eastAsia="仿宋_GB2312"/>
                <w:color w:val="000000"/>
                <w:sz w:val="24"/>
              </w:rPr>
              <w:t xml:space="preserve">第一次，1％，第二次，2％，第三次，4％，第四次，50％，一月内发生五次以上甲方有权按照主合同第十条进行终止合同处理，而乙方需承担甲方因问题未能及时解决带来之损失。</w:t>
            </w:r>
            <w:r>
              <w:rPr>
                <w:rFonts w:ascii="仿宋_GB2312" w:hAnsi="宋体" w:eastAsia="仿宋_GB2312"/>
                <w:color w:val="000000"/>
                <w:sz w:val="24"/>
              </w:rPr>
            </w:r>
            <w:r>
              <w:rPr>
                <w:rFonts w:ascii="仿宋_GB2312" w:hAnsi="宋体" w:eastAsia="仿宋_GB2312"/>
                <w:color w:val="000000"/>
                <w:sz w:val="24"/>
              </w:rPr>
            </w:r>
          </w:p>
        </w:tc>
      </w:tr>
      <w:tr>
        <w:trPr>
          <w:cantSplit/>
        </w:trPr>
        <w:tc>
          <w:tcPr>
            <w:tcBorders>
              <w:right w:val="none" w:color="000000" w:sz="4" w:space="0"/>
            </w:tcBorders>
            <w:tcW w:w="1800" w:type="dxa"/>
            <w:vAlign w:val="center"/>
            <w:noWrap w:val="false"/>
          </w:tcPr>
          <w:p>
            <w:pPr>
              <w:keepNext w:val="false"/>
              <w:keepLines w:val="false"/>
              <w:pageBreakBefore w:val="false"/>
              <w:pBdr/>
              <w:bidi w:val="false"/>
              <w:spacing w:line="24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二级问题</w:t>
            </w:r>
            <w:r>
              <w:rPr>
                <w:rFonts w:ascii="仿宋_GB2312" w:hAnsi="宋体" w:eastAsia="仿宋_GB2312"/>
                <w:color w:val="000000"/>
                <w:sz w:val="24"/>
              </w:rPr>
            </w:r>
            <w:r>
              <w:rPr>
                <w:rFonts w:ascii="仿宋_GB2312" w:hAnsi="宋体" w:eastAsia="仿宋_GB2312"/>
                <w:color w:val="000000"/>
                <w:sz w:val="24"/>
              </w:rPr>
            </w:r>
          </w:p>
        </w:tc>
        <w:tc>
          <w:tcPr>
            <w:tcBorders/>
            <w:tcW w:w="6480" w:type="dxa"/>
            <w:vAlign w:val="top"/>
            <w:noWrap w:val="false"/>
          </w:tcPr>
          <w:p>
            <w:pPr>
              <w:keepNext w:val="false"/>
              <w:keepLines w:val="false"/>
              <w:pageBreakBefore w:val="false"/>
              <w:widowControl w:val="false"/>
              <w:pBdr/>
              <w:bidi w:val="false"/>
              <w:spacing w:line="240" w:lineRule="auto"/>
              <w:ind/>
              <w:rPr>
                <w:rFonts w:ascii="仿宋_GB2312" w:hAnsi="宋体" w:eastAsia="仿宋_GB2312"/>
                <w:color w:val="000000"/>
                <w:sz w:val="24"/>
              </w:rPr>
            </w:pPr>
            <w:r>
              <w:rPr>
                <w:rFonts w:hint="eastAsia" w:ascii="仿宋_GB2312" w:hAnsi="宋体" w:eastAsia="仿宋_GB2312"/>
                <w:color w:val="000000"/>
                <w:sz w:val="24"/>
              </w:rPr>
              <w:t xml:space="preserve">第一次，1％，第二次，2％，第三次，4％，第四次，30％ 一月内发生五次以上甲方有权按照主合同第十条进行终止合同处理，而乙方需承担甲方因问题未能及时解决带来之损失。</w:t>
            </w:r>
            <w:r>
              <w:rPr>
                <w:rFonts w:ascii="仿宋_GB2312" w:hAnsi="宋体" w:eastAsia="仿宋_GB2312"/>
                <w:color w:val="000000"/>
                <w:sz w:val="24"/>
              </w:rPr>
            </w:r>
            <w:r>
              <w:rPr>
                <w:rFonts w:ascii="仿宋_GB2312" w:hAnsi="宋体" w:eastAsia="仿宋_GB2312"/>
                <w:color w:val="000000"/>
                <w:sz w:val="24"/>
              </w:rPr>
            </w:r>
          </w:p>
        </w:tc>
      </w:tr>
      <w:tr>
        <w:trPr>
          <w:cantSplit/>
        </w:trPr>
        <w:tc>
          <w:tcPr>
            <w:tcBorders>
              <w:right w:val="none" w:color="000000" w:sz="4" w:space="0"/>
            </w:tcBorders>
            <w:tcW w:w="1800" w:type="dxa"/>
            <w:vAlign w:val="center"/>
            <w:noWrap w:val="false"/>
          </w:tcPr>
          <w:p>
            <w:pPr>
              <w:keepNext w:val="false"/>
              <w:keepLines w:val="false"/>
              <w:pageBreakBefore w:val="false"/>
              <w:pBdr/>
              <w:bidi w:val="false"/>
              <w:spacing w:line="24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三级问题</w:t>
            </w:r>
            <w:r>
              <w:rPr>
                <w:rFonts w:ascii="仿宋_GB2312" w:hAnsi="宋体" w:eastAsia="仿宋_GB2312"/>
                <w:color w:val="000000"/>
                <w:sz w:val="24"/>
              </w:rPr>
            </w:r>
            <w:r>
              <w:rPr>
                <w:rFonts w:ascii="仿宋_GB2312" w:hAnsi="宋体" w:eastAsia="仿宋_GB2312"/>
                <w:color w:val="000000"/>
                <w:sz w:val="24"/>
              </w:rPr>
            </w:r>
          </w:p>
        </w:tc>
        <w:tc>
          <w:tcPr>
            <w:tcBorders/>
            <w:tcW w:w="6480" w:type="dxa"/>
            <w:vAlign w:val="top"/>
            <w:noWrap w:val="false"/>
          </w:tcPr>
          <w:p>
            <w:pPr>
              <w:keepNext w:val="false"/>
              <w:keepLines w:val="false"/>
              <w:pageBreakBefore w:val="false"/>
              <w:widowControl w:val="false"/>
              <w:pBdr/>
              <w:bidi w:val="false"/>
              <w:spacing w:line="240" w:lineRule="auto"/>
              <w:ind/>
              <w:rPr>
                <w:rFonts w:ascii="仿宋_GB2312" w:hAnsi="宋体" w:eastAsia="仿宋_GB2312"/>
                <w:color w:val="000000"/>
                <w:sz w:val="24"/>
              </w:rPr>
            </w:pPr>
            <w:r>
              <w:rPr>
                <w:rFonts w:hint="eastAsia" w:ascii="仿宋_GB2312" w:hAnsi="宋体" w:eastAsia="仿宋_GB2312"/>
                <w:color w:val="000000"/>
                <w:sz w:val="24"/>
              </w:rPr>
              <w:t xml:space="preserve">第一次，1％，第二次，2％，第三次，3％，类推。一月内发生十次以上，甲方有权按照主合同第十条进行终止合同处理，而乙方需承担甲方因问题未能及时解决带来之损失。</w:t>
            </w:r>
            <w:r>
              <w:rPr>
                <w:rFonts w:ascii="仿宋_GB2312" w:hAnsi="宋体" w:eastAsia="仿宋_GB2312"/>
                <w:color w:val="000000"/>
                <w:sz w:val="24"/>
              </w:rPr>
            </w:r>
            <w:r>
              <w:rPr>
                <w:rFonts w:ascii="仿宋_GB2312" w:hAnsi="宋体" w:eastAsia="仿宋_GB2312"/>
                <w:color w:val="000000"/>
                <w:sz w:val="24"/>
              </w:rPr>
            </w:r>
          </w:p>
        </w:tc>
      </w:tr>
      <w:tr>
        <w:trPr>
          <w:cantSplit/>
        </w:trPr>
        <w:tc>
          <w:tcPr>
            <w:tcBorders>
              <w:right w:val="none" w:color="000000" w:sz="4" w:space="0"/>
            </w:tcBorders>
            <w:tcW w:w="1800" w:type="dxa"/>
            <w:vAlign w:val="center"/>
            <w:noWrap w:val="false"/>
          </w:tcPr>
          <w:p>
            <w:pPr>
              <w:keepNext w:val="false"/>
              <w:keepLines w:val="false"/>
              <w:pageBreakBefore w:val="false"/>
              <w:pBdr/>
              <w:bidi w:val="false"/>
              <w:spacing w:line="24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四级问题</w:t>
            </w:r>
            <w:r>
              <w:rPr>
                <w:rFonts w:ascii="仿宋_GB2312" w:hAnsi="宋体" w:eastAsia="仿宋_GB2312"/>
                <w:color w:val="000000"/>
                <w:sz w:val="24"/>
              </w:rPr>
            </w:r>
            <w:r>
              <w:rPr>
                <w:rFonts w:ascii="仿宋_GB2312" w:hAnsi="宋体" w:eastAsia="仿宋_GB2312"/>
                <w:color w:val="000000"/>
                <w:sz w:val="24"/>
              </w:rPr>
            </w:r>
          </w:p>
        </w:tc>
        <w:tc>
          <w:tcPr>
            <w:tcBorders/>
            <w:tcW w:w="6480" w:type="dxa"/>
            <w:vAlign w:val="top"/>
            <w:noWrap w:val="false"/>
          </w:tcPr>
          <w:p>
            <w:pPr>
              <w:keepNext w:val="false"/>
              <w:keepLines w:val="false"/>
              <w:pageBreakBefore w:val="false"/>
              <w:widowControl w:val="false"/>
              <w:pBdr/>
              <w:bidi w:val="false"/>
              <w:spacing w:line="240" w:lineRule="auto"/>
              <w:ind/>
              <w:rPr>
                <w:rFonts w:ascii="仿宋_GB2312" w:hAnsi="宋体" w:eastAsia="仿宋_GB2312"/>
                <w:color w:val="000000"/>
                <w:sz w:val="24"/>
              </w:rPr>
            </w:pPr>
            <w:r>
              <w:rPr>
                <w:rFonts w:hint="eastAsia" w:ascii="仿宋_GB2312" w:hAnsi="宋体" w:eastAsia="仿宋_GB2312"/>
                <w:color w:val="000000"/>
                <w:sz w:val="24"/>
              </w:rPr>
              <w:t xml:space="preserve">第一次，1％，第二次，2％，第三次，3％，类推。一月内发生十次以上，甲方有权按照主合同第十条进行终止合同处理，而乙方需承担甲方因问题未能及时解决带来之损失。</w:t>
            </w:r>
            <w:r>
              <w:rPr>
                <w:rFonts w:ascii="仿宋_GB2312" w:hAnsi="宋体" w:eastAsia="仿宋_GB2312"/>
                <w:color w:val="000000"/>
                <w:sz w:val="24"/>
              </w:rPr>
            </w:r>
            <w:r>
              <w:rPr>
                <w:rFonts w:ascii="仿宋_GB2312" w:hAnsi="宋体" w:eastAsia="仿宋_GB2312"/>
                <w:color w:val="000000"/>
                <w:sz w:val="24"/>
              </w:rPr>
            </w:r>
          </w:p>
        </w:tc>
      </w:tr>
    </w:tbl>
    <w:p>
      <w:pPr>
        <w:keepNext w:val="false"/>
        <w:keepLines w:val="false"/>
        <w:pageBreakBefore w:val="false"/>
        <w:numPr>
          <w:ilvl w:val="0"/>
          <w:numId w:val="0"/>
        </w:numPr>
        <w:pBdr/>
        <w:tabs>
          <w:tab w:val="left" w:leader="none" w:pos="448"/>
        </w:tabs>
        <w:bidi w:val="false"/>
        <w:spacing w:line="360" w:lineRule="auto"/>
        <w:ind/>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5.4</w:t>
      </w:r>
      <w:r>
        <w:rPr>
          <w:rFonts w:hint="eastAsia" w:ascii="仿宋_GB2312" w:hAnsi="宋体" w:eastAsia="仿宋_GB2312"/>
          <w:bCs/>
          <w:color w:val="000000"/>
          <w:sz w:val="24"/>
          <w:u w:val="single"/>
        </w:rPr>
        <w:t xml:space="preserve">需求管理罚则</w:t>
      </w:r>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考核办法</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乙方将每半年向甲方汇报需求管理服务标准履行情况，甲方根据自身考核情况对报告进行修订，并将修订结果连同扣缴违约金和扣缴的原则一同发给乙方。</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甲乙双方一致同意，自甲方正式验收之日起，甲方将按照本附件约定的条款进行考核和罚责。</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color w:val="000000"/>
          <w:sz w:val="24"/>
        </w:rPr>
        <w:t xml:space="preserve">每月考核一次，当月处罚次月结算，过期不与追究。</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具体罚则</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违约金基数确定：</w:t>
      </w:r>
      <w:r>
        <w:rPr>
          <w:rFonts w:hint="eastAsia" w:ascii="仿宋_GB2312" w:hAnsi="宋体" w:eastAsia="仿宋_GB2312"/>
          <w:color w:val="000000"/>
          <w:sz w:val="24"/>
        </w:rPr>
        <w:t xml:space="preserve">计算罚金的基数按照甲方应付乙方总的费用进行计算。本项指标半年考核计算，并在费用尾款中扣除。</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违约金条件</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甲方通过书面向乙方提交的需求，通过双方协商确定实施方案和计划。自乙方书面答复起计算，上线达成率低于双方约定的标准承担违约金。</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违约金标准：</w:t>
      </w:r>
      <w:r>
        <w:rPr>
          <w:rFonts w:hint="eastAsia" w:ascii="仿宋_GB2312" w:hAnsi="宋体" w:eastAsia="仿宋_GB2312"/>
          <w:color w:val="000000"/>
          <w:sz w:val="24"/>
        </w:rPr>
        <w:t xml:space="preserve">（见下表）</w:t>
      </w:r>
      <w:r>
        <w:rPr>
          <w:rFonts w:ascii="仿宋_GB2312" w:hAnsi="宋体" w:eastAsia="仿宋_GB2312"/>
          <w:color w:val="000000"/>
          <w:sz w:val="24"/>
        </w:rPr>
      </w:r>
      <w:r>
        <w:rPr>
          <w:rFonts w:ascii="仿宋_GB2312" w:hAnsi="宋体" w:eastAsia="仿宋_GB2312"/>
          <w:color w:val="000000"/>
          <w:sz w:val="24"/>
        </w:rPr>
      </w:r>
    </w:p>
    <w:tbl>
      <w:tblPr>
        <w:tblStyle w:val="919"/>
        <w:tblInd w:w="108" w:type="dxa"/>
        <w:tblW w:w="8640"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160"/>
        <w:gridCol w:w="6480"/>
      </w:tblGrid>
      <w:tr>
        <w:trPr>
          <w:cantSplit/>
          <w:trHeight w:val="816"/>
        </w:trPr>
        <w:tc>
          <w:tcPr>
            <w:shd w:val="clear" w:color="auto" w:fill="e0e0e0"/>
            <w:tcBorders/>
            <w:tcW w:w="2160"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违约金条件</w:t>
            </w:r>
            <w:r>
              <w:rPr>
                <w:rFonts w:ascii="仿宋_GB2312" w:hAnsi="宋体" w:eastAsia="仿宋_GB2312"/>
                <w:color w:val="000000"/>
                <w:sz w:val="24"/>
              </w:rPr>
            </w:r>
            <w:r>
              <w:rPr>
                <w:rFonts w:ascii="仿宋_GB2312" w:hAnsi="宋体" w:eastAsia="仿宋_GB2312"/>
                <w:color w:val="000000"/>
                <w:sz w:val="24"/>
              </w:rPr>
            </w:r>
          </w:p>
        </w:tc>
        <w:tc>
          <w:tcPr>
            <w:shd w:val="clear" w:color="auto" w:fill="e0e0e0"/>
            <w:tcBorders/>
            <w:tcW w:w="6480"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违约金标准</w:t>
            </w:r>
            <w:r>
              <w:rPr>
                <w:rFonts w:ascii="仿宋_GB2312" w:hAnsi="宋体" w:eastAsia="仿宋_GB2312"/>
                <w:color w:val="000000"/>
                <w:sz w:val="24"/>
              </w:rPr>
            </w:r>
            <w:r>
              <w:rPr>
                <w:rFonts w:ascii="仿宋_GB2312" w:hAnsi="宋体" w:eastAsia="仿宋_GB2312"/>
                <w:color w:val="000000"/>
                <w:sz w:val="24"/>
              </w:rPr>
            </w:r>
          </w:p>
        </w:tc>
      </w:tr>
      <w:tr>
        <w:trPr>
          <w:cantSplit/>
        </w:trPr>
        <w:tc>
          <w:tcPr>
            <w:tcBorders/>
            <w:tcW w:w="2160"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需求响应</w:t>
            </w:r>
            <w:r>
              <w:rPr>
                <w:rFonts w:ascii="仿宋_GB2312" w:hAnsi="宋体" w:eastAsia="仿宋_GB2312"/>
                <w:color w:val="000000"/>
                <w:sz w:val="24"/>
              </w:rPr>
            </w:r>
            <w:r>
              <w:rPr>
                <w:rFonts w:ascii="仿宋_GB2312" w:hAnsi="宋体" w:eastAsia="仿宋_GB2312"/>
                <w:color w:val="000000"/>
                <w:sz w:val="24"/>
              </w:rPr>
            </w:r>
          </w:p>
        </w:tc>
        <w:tc>
          <w:tcPr>
            <w:tcBorders/>
            <w:tcW w:w="6480" w:type="dxa"/>
            <w:vAlign w:val="top"/>
            <w:noWrap w:val="false"/>
          </w:tcPr>
          <w:p>
            <w:pPr>
              <w:keepNext w:val="false"/>
              <w:keepLines w:val="false"/>
              <w:pageBreakBefore w:val="false"/>
              <w:pBdr/>
              <w:bidi w:val="false"/>
              <w:spacing w:line="360" w:lineRule="auto"/>
              <w:ind/>
              <w:rPr>
                <w:rFonts w:ascii="仿宋_GB2312" w:hAnsi="宋体" w:eastAsia="仿宋_GB2312"/>
                <w:color w:val="000000"/>
                <w:sz w:val="24"/>
              </w:rPr>
            </w:pPr>
            <w:r>
              <w:rPr>
                <w:rFonts w:hint="eastAsia" w:ascii="仿宋_GB2312" w:hAnsi="宋体" w:eastAsia="仿宋_GB2312"/>
                <w:color w:val="000000"/>
                <w:sz w:val="24"/>
              </w:rPr>
              <w:t xml:space="preserve">第一次，1％，第二次，2％，第三次，4％，第四次，10％</w:t>
            </w:r>
            <w:r>
              <w:rPr>
                <w:rFonts w:hint="eastAsia" w:ascii="仿宋_GB2312" w:hAnsi="宋体" w:eastAsia="仿宋_GB2312"/>
                <w:color w:val="000000"/>
                <w:sz w:val="24"/>
                <w:lang w:eastAsia="zh-CN"/>
              </w:rPr>
              <w:t xml:space="preserve">。</w:t>
            </w:r>
            <w:r>
              <w:rPr>
                <w:rFonts w:hint="eastAsia" w:ascii="仿宋_GB2312" w:hAnsi="宋体" w:eastAsia="仿宋_GB2312"/>
                <w:color w:val="000000"/>
                <w:sz w:val="24"/>
              </w:rPr>
              <w:t xml:space="preserve">一月内发生五次以上甲方有权按照主合同第十条进行终止合同处理，而乙方需承担甲方因需求未能及时上线带来之损失。全年总额不超过当年甲方支付乙方的需求变更开发费。</w:t>
            </w:r>
            <w:r>
              <w:rPr>
                <w:rFonts w:ascii="仿宋_GB2312" w:hAnsi="宋体" w:eastAsia="仿宋_GB2312"/>
                <w:color w:val="000000"/>
                <w:sz w:val="24"/>
              </w:rPr>
            </w:r>
            <w:r>
              <w:rPr>
                <w:rFonts w:ascii="仿宋_GB2312" w:hAnsi="宋体" w:eastAsia="仿宋_GB2312"/>
                <w:color w:val="000000"/>
                <w:sz w:val="24"/>
              </w:rPr>
            </w:r>
          </w:p>
        </w:tc>
      </w:tr>
    </w:tbl>
    <w:p>
      <w:pPr>
        <w:keepNext w:val="false"/>
        <w:keepLines w:val="false"/>
        <w:pageBreakBefore w:val="false"/>
        <w:pBdr/>
        <w:bidi w:val="false"/>
        <w:spacing w:line="360" w:lineRule="auto"/>
        <w:ind/>
        <w:rPr>
          <w:rFonts w:ascii="仿宋_GB2312" w:hAnsi="宋体" w:eastAsia="仿宋_GB2312"/>
          <w:bCs/>
          <w:color w:val="000000"/>
          <w:sz w:val="24"/>
        </w:rPr>
      </w:pPr>
      <w:r>
        <w:rPr>
          <w:rFonts w:ascii="仿宋_GB2312" w:hAnsi="宋体" w:eastAsia="仿宋_GB2312"/>
          <w:bCs/>
          <w:color w:val="000000"/>
          <w:sz w:val="24"/>
        </w:rPr>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rPr>
          <w:rFonts w:hint="eastAsia" w:ascii="仿宋_GB2312" w:hAnsi="宋体" w:eastAsia="仿宋_GB2312"/>
          <w:b/>
          <w:bCs w:val="0"/>
          <w:color w:val="000000"/>
          <w:sz w:val="24"/>
          <w:lang w:val="en-US" w:eastAsia="zh-CN"/>
        </w:rPr>
      </w:pPr>
      <w:r>
        <w:rPr>
          <w:rFonts w:hint="eastAsia" w:ascii="仿宋_GB2312" w:hAnsi="宋体" w:eastAsia="仿宋_GB2312"/>
          <w:b/>
          <w:bCs w:val="0"/>
          <w:color w:val="000000"/>
          <w:sz w:val="24"/>
          <w:lang w:val="en-US" w:eastAsia="zh-CN"/>
        </w:rPr>
      </w:r>
      <w:r>
        <w:rPr>
          <w:rFonts w:hint="eastAsia" w:ascii="仿宋_GB2312" w:hAnsi="宋体" w:eastAsia="仿宋_GB2312"/>
          <w:b/>
          <w:bCs w:val="0"/>
          <w:color w:val="000000"/>
          <w:sz w:val="24"/>
          <w:lang w:val="en-US" w:eastAsia="zh-CN"/>
        </w:rPr>
      </w:r>
      <w:r>
        <w:rPr>
          <w:rFonts w:hint="eastAsia" w:ascii="仿宋_GB2312" w:hAnsi="宋体" w:eastAsia="仿宋_GB2312"/>
          <w:b/>
          <w:bCs w:val="0"/>
          <w:color w:val="000000"/>
          <w:sz w:val="24"/>
          <w:lang w:val="en-US" w:eastAsia="zh-CN"/>
        </w:rPr>
      </w:r>
    </w:p>
    <w:p>
      <w:pPr>
        <w:keepNext w:val="false"/>
        <w:keepLines w:val="false"/>
        <w:pageBreakBefore w:val="false"/>
        <w:numPr>
          <w:ilvl w:val="0"/>
          <w:numId w:val="0"/>
        </w:numPr>
        <w:pBdr/>
        <w:tabs>
          <w:tab w:val="left" w:leader="none" w:pos="448"/>
        </w:tabs>
        <w:bidi w:val="false"/>
        <w:spacing w:line="360" w:lineRule="auto"/>
        <w:ind/>
        <w:outlineLvl w:val="1"/>
        <w:rPr>
          <w:rFonts w:ascii="仿宋_GB2312" w:hAnsi="宋体" w:eastAsia="仿宋_GB2312"/>
          <w:bCs/>
          <w:color w:val="000000"/>
          <w:sz w:val="24"/>
        </w:rPr>
      </w:pPr>
      <w:r>
        <w:rPr>
          <w:rFonts w:hint="eastAsia" w:ascii="仿宋_GB2312" w:hAnsi="宋体" w:eastAsia="仿宋_GB2312"/>
          <w:b/>
          <w:bCs w:val="0"/>
          <w:color w:val="000000"/>
          <w:sz w:val="24"/>
          <w:lang w:val="en-US" w:eastAsia="zh-CN"/>
        </w:rPr>
        <w:t xml:space="preserve">6.</w:t>
      </w:r>
      <w:r>
        <w:rPr>
          <w:rFonts w:hint="eastAsia" w:ascii="仿宋_GB2312" w:hAnsi="宋体" w:eastAsia="仿宋_GB2312"/>
          <w:b/>
          <w:bCs w:val="0"/>
          <w:color w:val="000000"/>
          <w:sz w:val="24"/>
        </w:rPr>
        <w:t xml:space="preserve">服务标准调整</w:t>
      </w: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甲乙双方约定，外包服务期限截止前，双方管理层进行座谈（或电话沟通）。双方就各项服务标准的考核情况进行通报和分析，并及时增减或调整各项指标的标准，保证各项指标的科学性、合理性。</w:t>
      </w: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pBdr/>
        <w:bidi w:val="false"/>
        <w:spacing w:line="360" w:lineRule="auto"/>
        <w:ind/>
        <w:rPr>
          <w:rFonts w:ascii="仿宋_GB2312" w:hAnsi="宋体" w:eastAsia="仿宋_GB2312"/>
          <w:color w:val="000000"/>
          <w:sz w:val="30"/>
          <w:szCs w:val="30"/>
        </w:rPr>
      </w:pPr>
      <w:r>
        <w:rPr>
          <w:rFonts w:ascii="仿宋_GB2312" w:hAnsi="宋体" w:eastAsia="仿宋_GB2312"/>
          <w:color w:val="000000"/>
          <w:sz w:val="30"/>
          <w:szCs w:val="30"/>
        </w:rPr>
      </w:r>
      <w:r>
        <w:rPr>
          <w:rFonts w:ascii="仿宋_GB2312" w:hAnsi="宋体" w:eastAsia="仿宋_GB2312"/>
          <w:color w:val="000000"/>
          <w:sz w:val="30"/>
          <w:szCs w:val="30"/>
        </w:rPr>
      </w:r>
      <w:r>
        <w:rPr>
          <w:rFonts w:ascii="仿宋_GB2312" w:hAnsi="宋体" w:eastAsia="仿宋_GB2312"/>
          <w:color w:val="000000"/>
          <w:sz w:val="30"/>
          <w:szCs w:val="30"/>
        </w:rPr>
      </w:r>
    </w:p>
    <w:p>
      <w:pPr>
        <w:keepNext w:val="false"/>
        <w:keepLines w:val="false"/>
        <w:pageBreakBefore w:val="false"/>
        <w:pBdr/>
        <w:bidi w:val="false"/>
        <w:spacing w:line="360" w:lineRule="auto"/>
        <w:ind/>
        <w:outlineLvl w:val="0"/>
        <w:rPr>
          <w:rFonts w:ascii="仿宋_GB2312" w:hAnsi="宋体" w:eastAsia="仿宋_GB2312"/>
          <w:b/>
          <w:color w:val="000000"/>
          <w:sz w:val="24"/>
          <w:szCs w:val="24"/>
        </w:rPr>
      </w:pPr>
      <w:r>
        <w:rPr>
          <w:rFonts w:ascii="仿宋_GB2312" w:hAnsi="黑体" w:eastAsia="仿宋_GB2312"/>
          <w:bCs/>
          <w:color w:val="000000"/>
          <w:sz w:val="30"/>
          <w:szCs w:val="30"/>
        </w:rPr>
        <w:br w:type="page" w:clear="all"/>
      </w:r>
      <w:r>
        <w:rPr>
          <w:rFonts w:hint="eastAsia" w:ascii="仿宋_GB2312" w:hAnsi="宋体" w:eastAsia="仿宋_GB2312"/>
          <w:b/>
          <w:color w:val="000000"/>
          <w:sz w:val="30"/>
          <w:szCs w:val="30"/>
        </w:rPr>
        <w:t xml:space="preserve">附件三              信息科技外包安全保密协议</w:t>
      </w:r>
      <w:r>
        <w:rPr>
          <w:rFonts w:ascii="仿宋_GB2312" w:hAnsi="宋体" w:eastAsia="仿宋_GB2312"/>
          <w:b/>
          <w:color w:val="000000"/>
          <w:sz w:val="24"/>
          <w:szCs w:val="24"/>
        </w:rPr>
      </w:r>
      <w:r>
        <w:rPr>
          <w:rFonts w:ascii="仿宋_GB2312" w:hAnsi="宋体" w:eastAsia="仿宋_GB2312"/>
          <w:b/>
          <w:color w:val="000000"/>
          <w:sz w:val="24"/>
          <w:szCs w:val="24"/>
        </w:rPr>
      </w:r>
    </w:p>
    <w:p>
      <w:pPr>
        <w:pBdr/>
        <w:spacing w:line="360" w:lineRule="auto"/>
        <w:ind w:right="-624" w:firstLine="480"/>
        <w:rPr>
          <w:rFonts w:hint="eastAsia" w:ascii="仿宋_GB2312" w:hAnsi="宋体" w:eastAsia="仿宋_GB2312"/>
          <w:bCs/>
          <w:color w:val="000000"/>
          <w:sz w:val="24"/>
          <w:szCs w:val="24"/>
        </w:rPr>
      </w:pPr>
      <w:r>
        <w:rPr>
          <w:rFonts w:hint="eastAsia" w:ascii="仿宋_GB2312" w:hAnsi="宋体" w:eastAsia="仿宋_GB2312"/>
          <w:bCs/>
          <w:color w:val="000000"/>
          <w:sz w:val="24"/>
          <w:szCs w:val="24"/>
        </w:rPr>
      </w:r>
      <w:r>
        <w:rPr>
          <w:rFonts w:hint="eastAsia" w:ascii="仿宋_GB2312" w:hAnsi="宋体" w:eastAsia="仿宋_GB2312"/>
          <w:bCs/>
          <w:color w:val="000000"/>
          <w:sz w:val="24"/>
          <w:szCs w:val="24"/>
        </w:rPr>
      </w:r>
      <w:r>
        <w:rPr>
          <w:rFonts w:hint="eastAsia" w:ascii="仿宋_GB2312" w:hAnsi="宋体" w:eastAsia="仿宋_GB2312"/>
          <w:bCs/>
          <w:color w:val="000000"/>
          <w:sz w:val="24"/>
          <w:szCs w:val="24"/>
        </w:rPr>
      </w:r>
    </w:p>
    <w:p>
      <w:pPr>
        <w:pBdr/>
        <w:spacing w:line="360" w:lineRule="auto"/>
        <w:ind w:right="-624" w:firstLine="480"/>
        <w:rPr>
          <w:rFonts w:ascii="仿宋_GB2312" w:hAnsi="宋体" w:eastAsia="仿宋_GB2312"/>
          <w:bCs/>
          <w:color w:val="000000"/>
          <w:sz w:val="24"/>
          <w:szCs w:val="24"/>
        </w:rPr>
      </w:pPr>
      <w:r>
        <w:rPr>
          <w:rFonts w:hint="eastAsia" w:ascii="仿宋_GB2312" w:hAnsi="宋体" w:eastAsia="仿宋_GB2312"/>
          <w:bCs/>
          <w:color w:val="000000"/>
          <w:sz w:val="24"/>
          <w:szCs w:val="24"/>
        </w:rPr>
        <w:t xml:space="preserve">为规范和约束信息科技外包服务提供商和信息科技外包人员的安全保密意识，最大限度的保护泰安银行和服务提供商的共同利益，根据《中华人民共和国国家安全法》、《中华人民共和国网络安全法》和《中华人民共和国个人信息保护法》等法律法规规定。在项目合作过程中，甲方已经或将要向乙方提供或披露（或乙方可能获悉）甲方的某些秘密性、专有性或保密性信息（“保密信息”），且该保密信息属甲方合法所有或掌握。</w:t>
      </w:r>
      <w:r>
        <w:rPr>
          <w:rFonts w:ascii="仿宋_GB2312" w:hAnsi="宋体" w:eastAsia="仿宋_GB2312"/>
          <w:bCs/>
          <w:color w:val="000000"/>
          <w:sz w:val="24"/>
          <w:szCs w:val="24"/>
        </w:rPr>
      </w:r>
      <w:r>
        <w:rPr>
          <w:rFonts w:ascii="仿宋_GB2312" w:hAnsi="宋体" w:eastAsia="仿宋_GB2312"/>
          <w:bCs/>
          <w:color w:val="000000"/>
          <w:sz w:val="24"/>
          <w:szCs w:val="24"/>
        </w:rPr>
      </w:r>
    </w:p>
    <w:p>
      <w:pPr>
        <w:pBdr/>
        <w:spacing w:line="360" w:lineRule="auto"/>
        <w:ind w:right="-624" w:firstLine="420"/>
        <w:rPr>
          <w:rFonts w:ascii="仿宋_GB2312" w:hAnsi="宋体" w:eastAsia="仿宋_GB2312"/>
          <w:bCs/>
          <w:color w:val="000000"/>
          <w:sz w:val="24"/>
          <w:szCs w:val="24"/>
        </w:rPr>
      </w:pPr>
      <w:r>
        <w:rPr>
          <w:rFonts w:hint="eastAsia" w:ascii="仿宋_GB2312" w:hAnsi="宋体" w:eastAsia="仿宋_GB2312"/>
          <w:bCs/>
          <w:color w:val="000000"/>
          <w:sz w:val="24"/>
          <w:szCs w:val="24"/>
        </w:rPr>
        <w:t xml:space="preserve">经双方协商，达成本协议。</w:t>
      </w:r>
      <w:r>
        <w:rPr>
          <w:rFonts w:ascii="仿宋_GB2312" w:hAnsi="宋体" w:eastAsia="仿宋_GB2312"/>
          <w:bCs/>
          <w:color w:val="000000"/>
          <w:sz w:val="24"/>
          <w:szCs w:val="24"/>
        </w:rPr>
      </w:r>
      <w:r>
        <w:rPr>
          <w:rFonts w:ascii="仿宋_GB2312" w:hAnsi="宋体" w:eastAsia="仿宋_GB2312"/>
          <w:bCs/>
          <w:color w:val="000000"/>
          <w:sz w:val="24"/>
          <w:szCs w:val="24"/>
        </w:rPr>
      </w:r>
    </w:p>
    <w:p>
      <w:pPr>
        <w:pBdr/>
        <w:spacing w:line="360" w:lineRule="auto"/>
        <w:ind w:right="-624" w:firstLine="482"/>
        <w:outlineLvl w:val="1"/>
        <w:rPr>
          <w:rFonts w:ascii="仿宋_GB2312" w:hAnsi="宋体" w:eastAsia="仿宋_GB2312"/>
          <w:color w:val="000000"/>
          <w:sz w:val="24"/>
          <w:szCs w:val="24"/>
        </w:rPr>
      </w:pPr>
      <w:r>
        <w:rPr>
          <w:rFonts w:hint="eastAsia" w:ascii="仿宋_GB2312" w:hAnsi="宋体" w:eastAsia="仿宋_GB2312"/>
          <w:b/>
          <w:bCs/>
          <w:color w:val="000000"/>
          <w:sz w:val="24"/>
          <w:szCs w:val="24"/>
        </w:rPr>
        <w:t xml:space="preserve">一、保密范围及内容</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1、信息科技服务过程中形成的所有技术信息，包括各种交付件在内的技术文档和系统源程序。</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2、信息科技服务过程中形成的各种管理制度、工作流程、工具说明等资料信息。</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3、信息科技服务过程中形成的所有会议决议、往来信函、对外联系书等项目信息。</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4、信息科技服务过程中涉及的所有重要数据和客户个人信息。</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5、属于泰安银行所有，向信息科技外包人员提供的所有相关技术资料和数据。</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6、信息科技服务过程中所涉及的与技术相关的图片、音像等资料信息。</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7、信息科技外包人员利用泰安银行提供的开发、测试和办公等环境所形成的跟信息服务有关的各种资料和数据。</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8、信息科技服务中的各种属性信息，如环境规划、组织架构、成员通讯、人力资源等信息。</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9、信息科技服务过程中获取的所有业务信息、市场信息和财务信息等。</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10、所有纳入信息科技服务配置管理范围的资料信息。</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hint="eastAsia" w:ascii="仿宋_GB2312" w:hAnsi="宋体" w:eastAsia="仿宋_GB2312"/>
          <w:color w:val="000000"/>
          <w:sz w:val="24"/>
          <w:szCs w:val="24"/>
        </w:rPr>
      </w:pPr>
      <w:r>
        <w:rPr>
          <w:rFonts w:hint="eastAsia" w:ascii="仿宋_GB2312" w:hAnsi="宋体" w:eastAsia="仿宋_GB2312"/>
          <w:color w:val="000000"/>
          <w:sz w:val="24"/>
          <w:szCs w:val="24"/>
        </w:rPr>
        <w:t xml:space="preserve">11、保密信息可以以数据、文字及记载上述内容的文档、光盘、软件、图书等有形介质体现，也可通过口头等视听方式传递。</w:t>
      </w:r>
      <w:r>
        <w:rPr>
          <w:rFonts w:hint="eastAsia" w:ascii="仿宋_GB2312" w:hAnsi="宋体" w:eastAsia="仿宋_GB2312"/>
          <w:color w:val="000000"/>
          <w:sz w:val="24"/>
          <w:szCs w:val="24"/>
        </w:rPr>
      </w:r>
      <w:r>
        <w:rPr>
          <w:rFonts w:hint="eastAsia" w:ascii="仿宋_GB2312" w:hAnsi="宋体" w:eastAsia="仿宋_GB2312"/>
          <w:color w:val="000000"/>
          <w:sz w:val="24"/>
          <w:szCs w:val="24"/>
        </w:rPr>
      </w:r>
    </w:p>
    <w:p>
      <w:pPr>
        <w:pBdr/>
        <w:spacing w:line="360" w:lineRule="auto"/>
        <w:ind w:right="-624" w:firstLine="480"/>
        <w:rPr>
          <w:rFonts w:hint="eastAsia" w:ascii="仿宋_GB2312" w:hAnsi="宋体" w:eastAsia="仿宋_GB2312"/>
          <w:color w:val="000000"/>
          <w:sz w:val="24"/>
          <w:szCs w:val="24"/>
          <w:lang w:val="en-US" w:eastAsia="zh-CN"/>
        </w:rPr>
      </w:pPr>
      <w:r>
        <w:rPr>
          <w:rFonts w:hint="eastAsia" w:ascii="仿宋_GB2312" w:hAnsi="宋体" w:eastAsia="仿宋_GB2312"/>
          <w:color w:val="000000"/>
          <w:sz w:val="24"/>
          <w:szCs w:val="24"/>
          <w:lang w:val="en-US" w:eastAsia="zh-CN"/>
        </w:rPr>
        <w:t xml:space="preserve">12、其他可能涉及国家秘密、泰安银行及合作单位商业机密、用户个人隐私等信息。</w:t>
      </w:r>
      <w:r>
        <w:rPr>
          <w:rFonts w:hint="eastAsia" w:ascii="仿宋_GB2312" w:hAnsi="宋体" w:eastAsia="仿宋_GB2312"/>
          <w:color w:val="000000"/>
          <w:sz w:val="24"/>
          <w:szCs w:val="24"/>
          <w:lang w:val="en-US" w:eastAsia="zh-CN"/>
        </w:rPr>
      </w:r>
      <w:r>
        <w:rPr>
          <w:rFonts w:hint="eastAsia" w:ascii="仿宋_GB2312" w:hAnsi="宋体" w:eastAsia="仿宋_GB2312"/>
          <w:color w:val="000000"/>
          <w:sz w:val="24"/>
          <w:szCs w:val="24"/>
          <w:lang w:val="en-US" w:eastAsia="zh-CN"/>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二、保密条款</w:t>
      </w:r>
      <w:r>
        <w:rPr>
          <w:rFonts w:ascii="仿宋_GB2312" w:hAnsi="宋体" w:eastAsia="仿宋_GB2312"/>
          <w:b/>
          <w:bCs/>
          <w:color w:val="000000"/>
          <w:sz w:val="24"/>
          <w:szCs w:val="24"/>
        </w:rPr>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1、信息科技服务人员应对项目开发过程中形成的项目专有开发技术、文件资料、程序源码等信息及交付物严格保密，不得擅自以任何形式通过任何渠道对外泄露、提供或传播。</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2、信息科技服务人员对于通过秘密渠道获取的任何信息，均应严格保密，不得外泄。对于临时提供的信息资料，要有利用记录和期限，一旦使用完毕，必须立即归还并通知相关方知悉。</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3、在信息科技服务过程中，对于阶段性的开发成果和提交物，信息服务人员负有保密义务，不得擅自对外发布或提供利用。</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4、信息科技服务人员不得擅自对外泄露服务的相关属性信息，如项目开发的组织架构、成员通讯、人力资源等；对信息服务过程中各种会议议题及形成的会议决议和重大决定均不得擅自外泄。</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5、信息科技服务人员在泰安银行提供的开发、测试和办公等环境下形成的各种技术成果，原则上其知识产权归泰安银行所有，在未经泰安银行同意之前，信息服务人员不得擅自对外提供或用于其他技术活动。</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6、信息科技服务人员在未经泰安银行同意的情况下，不得擅自将信息服务过程中的相关图片、声像、文字等资料用以任何形式、任何渠道的对外宣传或报道。</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7、信息科技服务人员在对外技术交流、私人交往和消息通信中，不得涉及本协议保密范围内的相关信息。在未经泰安银行书面许可的情况下，对于随意对外散布信息服务的相关信息的各种行为，泰安银行将保留追究法律责任的权利。</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8、服务提供商不得将泰安银行数据以任何形式转移、挪用或谋取双方合作合同约定以外的利益。</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9、在信息科技服务过程中，信息科技服务人员必须严格遵守相关合同约定，并与泰安银行签订个人安全保密承诺书；若中途出现人员变更等情况，应立即通知泰安银行备案，并重新签订个人安全保密承诺书。</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10、在信息科技服务过程结束后，信息科技服务人员必须在泰安银行的监督下，对取得的本协议“第一条 保密范围及内容”涉及到的所有资料信息和数据进行销毁。</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三、知识产权声明</w:t>
      </w:r>
      <w:r>
        <w:rPr>
          <w:rFonts w:ascii="仿宋_GB2312" w:hAnsi="宋体" w:eastAsia="仿宋_GB2312"/>
          <w:b/>
          <w:bCs/>
          <w:color w:val="000000"/>
          <w:sz w:val="24"/>
          <w:szCs w:val="24"/>
        </w:rPr>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在信息科技服务过程中由信息科技服务人员在泰安银行提供的开发、测试和办公等环境下形成的各种技术成果，其知识产权归泰安银行所有；对于信息科技服务人员无偿提供给泰安银行使用的所有信息资料，泰安银行享有独家使用的专有权。</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四、保密期限</w:t>
      </w:r>
      <w:r>
        <w:rPr>
          <w:rFonts w:ascii="仿宋_GB2312" w:hAnsi="宋体" w:eastAsia="仿宋_GB2312"/>
          <w:b/>
          <w:bCs/>
          <w:color w:val="000000"/>
          <w:sz w:val="24"/>
          <w:szCs w:val="24"/>
        </w:rPr>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保密期限自本协议生效时起至保密内容完全公开时止，保密义务不因信息科技服务的终止而终止；双方的保密义务不因双方合作合同和本协议的解除、终止、撤销及无效而免除。</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五、违约责任</w:t>
      </w:r>
      <w:r>
        <w:rPr>
          <w:rFonts w:ascii="仿宋_GB2312" w:hAnsi="宋体" w:eastAsia="仿宋_GB2312"/>
          <w:b/>
          <w:bCs/>
          <w:color w:val="000000"/>
          <w:sz w:val="24"/>
          <w:szCs w:val="24"/>
        </w:rPr>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所有信息科技服务人员,如有任何违反本协议的,泰安银行按照相关合同规定和本协议规定追究其法律责任且有权随时终止合同。服务提供商不得将泰安银行的源代码等保密信息上传至互联网等公共平台，否则视为侵权，泰安银行有权追究服务提供商的相关责任；若服务提供商违反本条约定的保密义务，则服务提供商须按照双方合作合同金额的30%支付违约金，并赔偿泰安银行因此所受到的全部损失。</w:t>
      </w:r>
      <w:r>
        <w:rPr>
          <w:rFonts w:hint="eastAsia" w:ascii="仿宋_GB2312" w:hAnsi="宋体" w:eastAsia="仿宋_GB2312"/>
          <w:color w:val="000000"/>
          <w:sz w:val="24"/>
          <w:szCs w:val="24"/>
          <w:lang w:val="en-US" w:eastAsia="zh-CN"/>
        </w:rPr>
        <w:t xml:space="preserve">包括但不限于：直接损失、可得利益损失、支付给第三方的赔偿费用/违约金/罚款、调查取证费用/公证费/鉴定费用、诉讼仲裁费用、保全费用、律师费用、维权费用以及其他合理费用。</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六、法律适用和争议解决</w:t>
      </w:r>
      <w:r>
        <w:rPr>
          <w:rFonts w:ascii="仿宋_GB2312" w:hAnsi="宋体" w:eastAsia="仿宋_GB2312"/>
          <w:b/>
          <w:bCs/>
          <w:color w:val="000000"/>
          <w:sz w:val="24"/>
          <w:szCs w:val="24"/>
        </w:rPr>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bCs/>
          <w:color w:val="000000"/>
          <w:sz w:val="24"/>
          <w:szCs w:val="24"/>
        </w:rPr>
      </w:pPr>
      <w:r>
        <w:rPr>
          <w:rFonts w:hint="eastAsia" w:ascii="仿宋_GB2312" w:hAnsi="宋体" w:eastAsia="仿宋_GB2312"/>
          <w:bCs/>
          <w:color w:val="000000"/>
          <w:sz w:val="24"/>
          <w:szCs w:val="24"/>
        </w:rPr>
        <w:t xml:space="preserve">双方因履行本协议而发生的争议，应协商、调解解决。协商、调解不成的，确定按以下方式处理：</w:t>
      </w:r>
      <w:r>
        <w:rPr>
          <w:rFonts w:ascii="仿宋_GB2312" w:hAnsi="宋体" w:eastAsia="仿宋_GB2312"/>
          <w:bCs/>
          <w:color w:val="000000"/>
          <w:sz w:val="24"/>
          <w:szCs w:val="24"/>
        </w:rPr>
      </w:r>
      <w:r>
        <w:rPr>
          <w:rFonts w:ascii="仿宋_GB2312" w:hAnsi="宋体" w:eastAsia="仿宋_GB2312"/>
          <w:bCs/>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1、依法向泰安银行所在地人民法院起诉；</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2、信息科技服务形式选择跨境方式的，服务提供商承诺依法向泰安银行所在地人民法院起诉并按照中国法律解决纠纷。</w:t>
      </w:r>
      <w:r>
        <w:rPr>
          <w:rFonts w:ascii="仿宋_GB2312" w:hAnsi="宋体" w:eastAsia="仿宋_GB2312"/>
          <w:color w:val="000000"/>
          <w:sz w:val="24"/>
          <w:szCs w:val="24"/>
        </w:rPr>
      </w:r>
      <w:r>
        <w:rPr>
          <w:rFonts w:ascii="仿宋_GB2312" w:hAnsi="宋体" w:eastAsia="仿宋_GB2312"/>
          <w:color w:val="000000"/>
          <w:sz w:val="24"/>
          <w:szCs w:val="24"/>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七、协议生效及其他</w:t>
      </w:r>
      <w:r>
        <w:rPr>
          <w:rFonts w:ascii="仿宋_GB2312" w:hAnsi="宋体" w:eastAsia="仿宋_GB2312"/>
          <w:b/>
          <w:bCs/>
          <w:color w:val="000000"/>
          <w:sz w:val="24"/>
          <w:szCs w:val="24"/>
        </w:rPr>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bCs/>
          <w:color w:val="000000"/>
          <w:sz w:val="24"/>
          <w:szCs w:val="24"/>
        </w:rPr>
      </w:pPr>
      <w:r>
        <w:rPr>
          <w:rFonts w:hint="eastAsia" w:ascii="仿宋_GB2312" w:hAnsi="宋体" w:eastAsia="仿宋_GB2312"/>
          <w:bCs/>
          <w:color w:val="000000"/>
          <w:sz w:val="24"/>
          <w:szCs w:val="24"/>
        </w:rPr>
        <w:t xml:space="preserve">1、双方必须同时遵守本协议内容和外包服务合同中的保密条款内容，最终解释权归泰安银行所有。</w:t>
      </w:r>
      <w:r>
        <w:rPr>
          <w:rFonts w:ascii="仿宋_GB2312" w:hAnsi="宋体" w:eastAsia="仿宋_GB2312"/>
          <w:bCs/>
          <w:color w:val="000000"/>
          <w:sz w:val="24"/>
          <w:szCs w:val="24"/>
        </w:rPr>
      </w:r>
      <w:r>
        <w:rPr>
          <w:rFonts w:ascii="仿宋_GB2312" w:hAnsi="宋体" w:eastAsia="仿宋_GB2312"/>
          <w:bCs/>
          <w:color w:val="000000"/>
          <w:sz w:val="24"/>
          <w:szCs w:val="24"/>
        </w:rPr>
      </w:r>
    </w:p>
    <w:p>
      <w:pPr>
        <w:pBdr/>
        <w:spacing w:line="360" w:lineRule="auto"/>
        <w:ind w:right="-624" w:firstLine="480"/>
        <w:rPr>
          <w:rFonts w:ascii="仿宋_GB2312" w:hAnsi="宋体" w:eastAsia="仿宋_GB2312"/>
          <w:bCs/>
          <w:color w:val="000000"/>
          <w:sz w:val="24"/>
          <w:szCs w:val="24"/>
        </w:rPr>
      </w:pPr>
      <w:r>
        <w:rPr>
          <w:rFonts w:hint="eastAsia" w:ascii="仿宋_GB2312" w:hAnsi="宋体" w:eastAsia="仿宋_GB2312"/>
          <w:bCs/>
          <w:color w:val="000000"/>
          <w:sz w:val="24"/>
          <w:szCs w:val="24"/>
        </w:rPr>
        <w:t xml:space="preserve">2、本协议自</w:t>
      </w:r>
      <w:r>
        <w:rPr>
          <w:rFonts w:hint="eastAsia" w:ascii="仿宋_GB2312" w:hAnsi="宋体" w:eastAsia="仿宋_GB2312"/>
          <w:bCs/>
          <w:color w:val="000000"/>
          <w:sz w:val="24"/>
          <w:szCs w:val="24"/>
          <w:lang w:eastAsia="zh-CN"/>
        </w:rPr>
        <w:t xml:space="preserve">双方</w:t>
      </w:r>
      <w:r>
        <w:rPr>
          <w:rFonts w:hint="eastAsia" w:ascii="仿宋_GB2312" w:hAnsi="宋体" w:eastAsia="仿宋_GB2312"/>
          <w:bCs/>
          <w:color w:val="000000"/>
          <w:sz w:val="24"/>
          <w:szCs w:val="24"/>
        </w:rPr>
        <w:t xml:space="preserve">法定代表人签字或盖章并加盖单位公章（或合同专用章）之日起生效。本协议签署前，泰安银行已经向服务提供商提供或披露的本协议范围内的保密信息也受本协议约束，此时本协议于该保密信息等提供或披露时发生效力。</w:t>
      </w:r>
      <w:r>
        <w:rPr>
          <w:rFonts w:ascii="仿宋_GB2312" w:hAnsi="宋体" w:eastAsia="仿宋_GB2312"/>
          <w:bCs/>
          <w:color w:val="000000"/>
          <w:sz w:val="24"/>
          <w:szCs w:val="24"/>
        </w:rPr>
      </w:r>
      <w:r>
        <w:rPr>
          <w:rFonts w:ascii="仿宋_GB2312" w:hAnsi="宋体" w:eastAsia="仿宋_GB2312"/>
          <w:bCs/>
          <w:color w:val="000000"/>
          <w:sz w:val="24"/>
          <w:szCs w:val="24"/>
        </w:rPr>
      </w:r>
    </w:p>
    <w:p>
      <w:pPr>
        <w:pBdr/>
        <w:spacing w:line="360" w:lineRule="auto"/>
        <w:ind w:right="-624" w:firstLine="480"/>
        <w:rPr>
          <w:rFonts w:hint="eastAsia"/>
          <w:sz w:val="24"/>
          <w:szCs w:val="24"/>
          <w:lang w:eastAsia="zh-CN"/>
        </w:rPr>
      </w:pPr>
      <w:r>
        <w:rPr>
          <w:rFonts w:hint="eastAsia" w:ascii="仿宋_GB2312" w:hAnsi="宋体" w:eastAsia="仿宋_GB2312"/>
          <w:bCs/>
          <w:color w:val="000000"/>
          <w:sz w:val="24"/>
          <w:szCs w:val="24"/>
        </w:rPr>
        <w:t xml:space="preserve">3、本协议一式</w:t>
      </w:r>
      <w:r>
        <w:rPr>
          <w:rFonts w:hint="eastAsia" w:ascii="仿宋_GB2312" w:hAnsi="宋体" w:eastAsia="仿宋_GB2312"/>
          <w:bCs/>
          <w:color w:val="000000"/>
          <w:sz w:val="24"/>
          <w:szCs w:val="24"/>
          <w:lang w:val="en-US" w:eastAsia="zh-CN"/>
        </w:rPr>
        <w:t xml:space="preserve">陆</w:t>
      </w:r>
      <w:r>
        <w:rPr>
          <w:rFonts w:hint="eastAsia" w:ascii="仿宋_GB2312" w:hAnsi="宋体" w:eastAsia="仿宋_GB2312"/>
          <w:bCs/>
          <w:color w:val="000000"/>
          <w:sz w:val="24"/>
          <w:szCs w:val="24"/>
        </w:rPr>
        <w:t xml:space="preserve">份，甲乙双方各执贰份，</w:t>
      </w:r>
      <w:r>
        <w:rPr>
          <w:rFonts w:hint="eastAsia" w:ascii="仿宋_GB2312" w:hAnsi="宋体" w:eastAsia="仿宋_GB2312"/>
          <w:bCs/>
          <w:color w:val="000000"/>
          <w:sz w:val="24"/>
          <w:szCs w:val="24"/>
          <w:lang w:val="en-US" w:eastAsia="zh-CN"/>
        </w:rPr>
        <w:t xml:space="preserve">代理贰份，</w:t>
      </w:r>
      <w:r>
        <w:rPr>
          <w:rFonts w:hint="eastAsia" w:ascii="仿宋_GB2312" w:hAnsi="宋体" w:eastAsia="仿宋_GB2312"/>
          <w:bCs/>
          <w:color w:val="000000"/>
          <w:sz w:val="24"/>
          <w:szCs w:val="24"/>
        </w:rPr>
        <w:t xml:space="preserve">具有同等法律效力。</w:t>
      </w:r>
      <w:r>
        <w:rPr>
          <w:rFonts w:hint="eastAsia"/>
          <w:sz w:val="24"/>
          <w:szCs w:val="24"/>
          <w:lang w:eastAsia="zh-CN"/>
        </w:rPr>
      </w:r>
      <w:r>
        <w:rPr>
          <w:rFonts w:hint="eastAsia"/>
          <w:sz w:val="24"/>
          <w:szCs w:val="24"/>
          <w:lang w:eastAsia="zh-CN"/>
        </w:rPr>
      </w:r>
    </w:p>
    <w:p>
      <w:pPr>
        <w:pBdr/>
        <w:spacing w:line="360" w:lineRule="auto"/>
        <w:ind w:right="-624" w:firstLine="48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r>
      <w:r>
        <w:rPr>
          <w:rFonts w:hint="eastAsia" w:ascii="仿宋_GB2312" w:hAnsi="宋体" w:eastAsia="仿宋_GB2312" w:cs="Times New Roman"/>
          <w:bCs/>
          <w:color w:val="000000"/>
          <w:sz w:val="24"/>
          <w:szCs w:val="24"/>
          <w:lang w:eastAsia="zh-CN"/>
        </w:rPr>
      </w:r>
      <w:r>
        <w:rPr>
          <w:rFonts w:hint="eastAsia" w:ascii="仿宋_GB2312" w:hAnsi="宋体" w:eastAsia="仿宋_GB2312" w:cs="Times New Roman"/>
          <w:bCs/>
          <w:color w:val="000000"/>
          <w:sz w:val="24"/>
          <w:szCs w:val="24"/>
          <w:lang w:eastAsia="zh-CN"/>
        </w:rPr>
      </w:r>
    </w:p>
    <w:p>
      <w:pPr>
        <w:pBdr/>
        <w:spacing w:line="360" w:lineRule="auto"/>
        <w:ind w:right="-624" w:firstLine="48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r>
      <w:r>
        <w:rPr>
          <w:rFonts w:hint="eastAsia" w:ascii="仿宋_GB2312" w:hAnsi="宋体" w:eastAsia="仿宋_GB2312" w:cs="Times New Roman"/>
          <w:bCs/>
          <w:color w:val="000000"/>
          <w:sz w:val="24"/>
          <w:szCs w:val="24"/>
          <w:lang w:eastAsia="zh-CN"/>
        </w:rPr>
      </w:r>
      <w:r>
        <w:rPr>
          <w:rFonts w:hint="eastAsia" w:ascii="仿宋_GB2312" w:hAnsi="宋体" w:eastAsia="仿宋_GB2312" w:cs="Times New Roman"/>
          <w:bCs/>
          <w:color w:val="000000"/>
          <w:sz w:val="24"/>
          <w:szCs w:val="24"/>
          <w:lang w:eastAsia="zh-CN"/>
        </w:rPr>
      </w:r>
    </w:p>
    <w:p>
      <w:pPr>
        <w:pBdr/>
        <w:spacing w:line="360" w:lineRule="auto"/>
        <w:ind w:right="-624" w:firstLine="48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t xml:space="preserve">甲方（盖章）：                 </w:t>
      </w:r>
      <w:r>
        <w:rPr>
          <w:rFonts w:hint="eastAsia" w:ascii="仿宋_GB2312" w:hAnsi="宋体" w:eastAsia="仿宋_GB2312" w:cs="Times New Roman"/>
          <w:bCs/>
          <w:color w:val="000000"/>
          <w:sz w:val="24"/>
          <w:szCs w:val="24"/>
          <w:lang w:val="en-US" w:eastAsia="zh-CN"/>
        </w:rPr>
        <w:t xml:space="preserve">   </w:t>
      </w:r>
      <w:r>
        <w:rPr>
          <w:rFonts w:hint="eastAsia" w:ascii="仿宋_GB2312" w:hAnsi="宋体" w:eastAsia="仿宋_GB2312" w:cs="Times New Roman"/>
          <w:bCs/>
          <w:color w:val="000000"/>
          <w:sz w:val="24"/>
          <w:szCs w:val="24"/>
          <w:lang w:eastAsia="zh-CN"/>
        </w:rPr>
        <w:t xml:space="preserve">  乙方（盖章）： </w:t>
      </w:r>
      <w:r>
        <w:rPr>
          <w:rFonts w:hint="eastAsia" w:ascii="仿宋_GB2312" w:hAnsi="宋体" w:eastAsia="仿宋_GB2312" w:cs="Times New Roman"/>
          <w:bCs/>
          <w:color w:val="000000"/>
          <w:sz w:val="24"/>
          <w:szCs w:val="24"/>
          <w:lang w:eastAsia="zh-CN"/>
        </w:rPr>
      </w:r>
      <w:r>
        <w:rPr>
          <w:rFonts w:hint="eastAsia" w:ascii="仿宋_GB2312" w:hAnsi="宋体" w:eastAsia="仿宋_GB2312" w:cs="Times New Roman"/>
          <w:bCs/>
          <w:color w:val="000000"/>
          <w:sz w:val="24"/>
          <w:szCs w:val="24"/>
          <w:lang w:eastAsia="zh-CN"/>
        </w:rPr>
      </w:r>
    </w:p>
    <w:p>
      <w:pPr>
        <w:pBdr/>
        <w:spacing w:line="360" w:lineRule="auto"/>
        <w:ind w:right="-624" w:firstLine="48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r>
      <w:r>
        <w:rPr>
          <w:rFonts w:hint="eastAsia" w:ascii="仿宋_GB2312" w:hAnsi="宋体" w:eastAsia="仿宋_GB2312" w:cs="Times New Roman"/>
          <w:bCs/>
          <w:color w:val="000000"/>
          <w:sz w:val="24"/>
          <w:szCs w:val="24"/>
          <w:lang w:eastAsia="zh-CN"/>
        </w:rPr>
      </w:r>
      <w:r>
        <w:rPr>
          <w:rFonts w:hint="eastAsia" w:ascii="仿宋_GB2312" w:hAnsi="宋体" w:eastAsia="仿宋_GB2312" w:cs="Times New Roman"/>
          <w:bCs/>
          <w:color w:val="000000"/>
          <w:sz w:val="24"/>
          <w:szCs w:val="24"/>
          <w:lang w:eastAsia="zh-CN"/>
        </w:rPr>
      </w:r>
    </w:p>
    <w:p>
      <w:pPr>
        <w:pBdr/>
        <w:spacing w:line="360" w:lineRule="auto"/>
        <w:ind w:right="-624" w:firstLine="48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t xml:space="preserve">法定代表人：　　　　　　　     </w:t>
      </w:r>
      <w:r>
        <w:rPr>
          <w:rFonts w:hint="eastAsia" w:ascii="仿宋_GB2312" w:hAnsi="宋体" w:eastAsia="仿宋_GB2312" w:cs="Times New Roman"/>
          <w:bCs/>
          <w:color w:val="000000"/>
          <w:sz w:val="24"/>
          <w:szCs w:val="24"/>
          <w:lang w:val="en-US" w:eastAsia="zh-CN"/>
        </w:rPr>
        <w:t xml:space="preserve">    </w:t>
      </w:r>
      <w:r>
        <w:rPr>
          <w:rFonts w:hint="eastAsia" w:ascii="仿宋_GB2312" w:hAnsi="宋体" w:eastAsia="仿宋_GB2312" w:cs="Times New Roman"/>
          <w:bCs/>
          <w:color w:val="000000"/>
          <w:sz w:val="24"/>
          <w:szCs w:val="24"/>
          <w:lang w:eastAsia="zh-CN"/>
        </w:rPr>
        <w:t xml:space="preserve"> 法定代表人：</w:t>
      </w:r>
      <w:r>
        <w:rPr>
          <w:rFonts w:hint="eastAsia" w:ascii="仿宋_GB2312" w:hAnsi="宋体" w:eastAsia="仿宋_GB2312" w:cs="Times New Roman"/>
          <w:bCs/>
          <w:color w:val="000000"/>
          <w:sz w:val="24"/>
          <w:szCs w:val="24"/>
          <w:lang w:eastAsia="zh-CN"/>
        </w:rPr>
      </w:r>
      <w:r>
        <w:rPr>
          <w:rFonts w:hint="eastAsia" w:ascii="仿宋_GB2312" w:hAnsi="宋体" w:eastAsia="仿宋_GB2312" w:cs="Times New Roman"/>
          <w:bCs/>
          <w:color w:val="000000"/>
          <w:sz w:val="24"/>
          <w:szCs w:val="24"/>
          <w:lang w:eastAsia="zh-CN"/>
        </w:rPr>
      </w:r>
    </w:p>
    <w:p>
      <w:pPr>
        <w:pBdr/>
        <w:spacing w:line="360" w:lineRule="auto"/>
        <w:ind w:right="-624" w:firstLine="480"/>
        <w:rPr>
          <w:rFonts w:ascii="仿宋_GB2312" w:hAnsi="宋体" w:eastAsia="仿宋_GB2312"/>
          <w:bCs/>
          <w:color w:val="000000"/>
          <w:sz w:val="24"/>
          <w:szCs w:val="24"/>
        </w:rPr>
      </w:pPr>
      <w:r>
        <w:rPr>
          <w:rFonts w:hint="eastAsia" w:ascii="仿宋_GB2312" w:hAnsi="宋体" w:eastAsia="仿宋_GB2312" w:cs="Times New Roman"/>
          <w:bCs/>
          <w:color w:val="000000"/>
          <w:sz w:val="24"/>
          <w:szCs w:val="24"/>
          <w:lang w:eastAsia="zh-CN"/>
        </w:rPr>
        <w:t xml:space="preserve">签字日期：                      </w:t>
      </w:r>
      <w:r>
        <w:rPr>
          <w:rFonts w:hint="eastAsia" w:ascii="仿宋_GB2312" w:hAnsi="宋体" w:eastAsia="仿宋_GB2312" w:cs="Times New Roman"/>
          <w:bCs/>
          <w:color w:val="000000"/>
          <w:sz w:val="24"/>
          <w:szCs w:val="24"/>
          <w:lang w:val="en-US" w:eastAsia="zh-CN"/>
        </w:rPr>
        <w:t xml:space="preserve">    </w:t>
      </w:r>
      <w:r>
        <w:rPr>
          <w:rFonts w:hint="eastAsia" w:ascii="仿宋_GB2312" w:hAnsi="宋体" w:eastAsia="仿宋_GB2312" w:cs="Times New Roman"/>
          <w:bCs/>
          <w:color w:val="000000"/>
          <w:sz w:val="24"/>
          <w:szCs w:val="24"/>
          <w:lang w:eastAsia="zh-CN"/>
        </w:rPr>
        <w:t xml:space="preserve">签字日期：</w:t>
      </w:r>
      <w:r>
        <w:rPr>
          <w:rFonts w:ascii="仿宋_GB2312" w:hAnsi="宋体" w:eastAsia="仿宋_GB2312"/>
          <w:bCs/>
          <w:color w:val="000000"/>
          <w:sz w:val="24"/>
          <w:szCs w:val="24"/>
        </w:rPr>
      </w:r>
      <w:r>
        <w:rPr>
          <w:rFonts w:ascii="仿宋_GB2312" w:hAnsi="宋体" w:eastAsia="仿宋_GB2312"/>
          <w:bCs/>
          <w:color w:val="000000"/>
          <w:sz w:val="24"/>
          <w:szCs w:val="24"/>
        </w:rPr>
      </w:r>
    </w:p>
    <w:p>
      <w:pPr>
        <w:keepNext w:val="false"/>
        <w:keepLines w:val="false"/>
        <w:pageBreakBefore w:val="false"/>
        <w:pBdr/>
        <w:bidi w:val="false"/>
        <w:spacing w:line="360" w:lineRule="auto"/>
        <w:ind/>
        <w:outlineLvl w:val="0"/>
        <w:rPr>
          <w:rFonts w:hint="eastAsia"/>
          <w:sz w:val="24"/>
          <w:szCs w:val="24"/>
        </w:rPr>
      </w:pPr>
      <w:r>
        <w:rPr>
          <w:rFonts w:ascii="仿宋_GB2312" w:hAnsi="黑体" w:eastAsia="仿宋_GB2312"/>
          <w:bCs/>
          <w:color w:val="000000"/>
          <w:sz w:val="30"/>
          <w:szCs w:val="30"/>
        </w:rPr>
        <w:br w:type="page" w:clear="all"/>
      </w:r>
      <w:r>
        <w:rPr>
          <w:rFonts w:hint="eastAsia" w:ascii="仿宋_GB2312" w:hAnsi="宋体" w:eastAsia="仿宋_GB2312"/>
          <w:b/>
          <w:color w:val="000000"/>
          <w:sz w:val="30"/>
          <w:szCs w:val="30"/>
        </w:rPr>
        <w:t xml:space="preserve">附件四           </w:t>
      </w:r>
      <w:r>
        <w:rPr>
          <w:rFonts w:hint="eastAsia" w:ascii="仿宋_GB2312" w:hAnsi="宋体" w:eastAsia="仿宋_GB2312"/>
          <w:b/>
          <w:color w:val="000000"/>
          <w:sz w:val="30"/>
          <w:szCs w:val="30"/>
          <w:lang w:val="en-US" w:eastAsia="zh-CN"/>
        </w:rPr>
        <w:t xml:space="preserve">      </w:t>
      </w:r>
      <w:r>
        <w:rPr>
          <w:rFonts w:hint="eastAsia" w:ascii="仿宋_GB2312" w:hAnsi="宋体" w:eastAsia="仿宋_GB2312"/>
          <w:b/>
          <w:color w:val="000000"/>
          <w:sz w:val="30"/>
          <w:szCs w:val="30"/>
        </w:rPr>
        <w:t xml:space="preserve">网络</w:t>
      </w:r>
      <w:r>
        <w:rPr>
          <w:rFonts w:hint="eastAsia" w:ascii="仿宋_GB2312" w:hAnsi="宋体" w:eastAsia="仿宋_GB2312"/>
          <w:b/>
          <w:color w:val="000000"/>
          <w:sz w:val="30"/>
          <w:szCs w:val="30"/>
          <w:lang w:eastAsia="zh-CN"/>
        </w:rPr>
        <w:t xml:space="preserve">和数据</w:t>
      </w:r>
      <w:r>
        <w:rPr>
          <w:rFonts w:hint="eastAsia" w:ascii="仿宋_GB2312" w:hAnsi="宋体" w:eastAsia="仿宋_GB2312"/>
          <w:b/>
          <w:color w:val="000000"/>
          <w:sz w:val="30"/>
          <w:szCs w:val="30"/>
        </w:rPr>
        <w:t xml:space="preserve">安全管理承诺书</w:t>
      </w:r>
      <w:r>
        <w:rPr>
          <w:rFonts w:hint="eastAsia"/>
          <w:sz w:val="24"/>
          <w:szCs w:val="24"/>
        </w:rPr>
      </w:r>
      <w:r>
        <w:rPr>
          <w:rFonts w:hint="eastAsia"/>
          <w:sz w:val="24"/>
          <w:szCs w:val="24"/>
        </w:rPr>
      </w:r>
    </w:p>
    <w:p>
      <w:pPr>
        <w:pBdr/>
        <w:spacing w:line="360" w:lineRule="auto"/>
        <w:ind w:firstLine="480"/>
        <w:rPr>
          <w:rFonts w:hint="eastAsia" w:ascii="仿宋_GB2312" w:hAnsi="宋体" w:eastAsia="仿宋_GB2312"/>
          <w:color w:val="000000"/>
          <w:sz w:val="24"/>
        </w:rPr>
      </w:pPr>
      <w:r>
        <w:rPr>
          <w:rFonts w:hint="eastAsia" w:ascii="仿宋_GB2312" w:hAnsi="宋体" w:eastAsia="仿宋_GB2312"/>
          <w:color w:val="000000"/>
          <w:sz w:val="24"/>
        </w:rPr>
      </w:r>
      <w:r>
        <w:rPr>
          <w:rFonts w:hint="eastAsia" w:ascii="仿宋_GB2312" w:hAnsi="宋体" w:eastAsia="仿宋_GB2312"/>
          <w:color w:val="000000"/>
          <w:sz w:val="24"/>
        </w:rPr>
      </w:r>
      <w:r>
        <w:rPr>
          <w:rFonts w:hint="eastAsia"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本单位</w:t>
      </w:r>
      <w:r>
        <w:rPr>
          <w:rFonts w:hint="eastAsia" w:ascii="仿宋_GB2312" w:hAnsi="宋体" w:eastAsia="仿宋_GB2312"/>
          <w:color w:val="000000"/>
          <w:sz w:val="24"/>
          <w:lang w:eastAsia="zh-CN"/>
        </w:rPr>
        <w:t xml:space="preserve">作为乙方单位，为泰安银行提供技术服务并</w:t>
      </w:r>
      <w:r>
        <w:rPr>
          <w:rFonts w:hint="eastAsia" w:ascii="仿宋_GB2312" w:hAnsi="宋体" w:eastAsia="仿宋_GB2312"/>
          <w:color w:val="000000"/>
          <w:sz w:val="24"/>
        </w:rPr>
        <w:t xml:space="preserve">郑重承诺遵守本承诺书的有关条款，如有违反有关条款的行为，本单位承担由此带来的一切民事、行政和刑事责任。</w:t>
      </w:r>
      <w:r>
        <w:rPr>
          <w:rFonts w:ascii="仿宋_GB2312" w:hAnsi="宋体" w:eastAsia="仿宋_GB2312"/>
          <w:color w:val="000000"/>
          <w:sz w:val="24"/>
        </w:rPr>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一、本单位承诺遵守国家和贵单位有关信息安全、网络安全</w:t>
      </w:r>
      <w:r>
        <w:rPr>
          <w:rFonts w:hint="eastAsia" w:ascii="仿宋_GB2312" w:hAnsi="宋体" w:eastAsia="仿宋_GB2312"/>
          <w:color w:val="000000"/>
          <w:sz w:val="24"/>
          <w:lang w:eastAsia="zh-CN"/>
        </w:rPr>
        <w:t xml:space="preserve">、数据安全</w:t>
      </w:r>
      <w:r>
        <w:rPr>
          <w:rFonts w:hint="eastAsia" w:ascii="仿宋_GB2312" w:hAnsi="宋体" w:eastAsia="仿宋_GB2312"/>
          <w:color w:val="000000"/>
          <w:sz w:val="24"/>
        </w:rPr>
        <w:t xml:space="preserve">等有关法律、法规和行政规章制度、文件的规定。</w:t>
      </w:r>
      <w:r>
        <w:rPr>
          <w:rFonts w:ascii="仿宋_GB2312" w:hAnsi="宋体" w:eastAsia="仿宋_GB2312"/>
          <w:color w:val="000000"/>
          <w:sz w:val="24"/>
        </w:rPr>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二、本单位保证不利用网络危害国家安全、泄露客户秘密，不侵犯国家和客户的合法权益，不从事违法犯罪活动。</w:t>
      </w:r>
      <w:r>
        <w:rPr>
          <w:rFonts w:ascii="仿宋_GB2312" w:hAnsi="宋体" w:eastAsia="仿宋_GB2312"/>
          <w:color w:val="000000"/>
          <w:sz w:val="24"/>
        </w:rPr>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三、本单位承诺健全各项网络安全管理制度和项目质量安全管控制度，落实各项安全保护技术措施。</w:t>
      </w:r>
      <w:r>
        <w:rPr>
          <w:rFonts w:ascii="仿宋_GB2312" w:hAnsi="宋体" w:eastAsia="仿宋_GB2312"/>
          <w:color w:val="000000"/>
          <w:sz w:val="24"/>
        </w:rPr>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四、本单位承诺网络安全管理措施完备，接受国家监管机构和贵单位的监督检查。</w:t>
      </w:r>
      <w:r>
        <w:rPr>
          <w:rFonts w:ascii="仿宋_GB2312" w:hAnsi="宋体" w:eastAsia="仿宋_GB2312"/>
          <w:color w:val="000000"/>
          <w:sz w:val="24"/>
        </w:rPr>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五、本单位承诺在项目开发过程中不使用非授权或者贵单位非授权的第三方软件，如因侵权造成的损失由本单位承担。</w:t>
      </w:r>
      <w:r>
        <w:rPr>
          <w:rFonts w:ascii="仿宋_GB2312" w:hAnsi="宋体" w:eastAsia="仿宋_GB2312"/>
          <w:color w:val="000000"/>
          <w:sz w:val="24"/>
        </w:rPr>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六、本单位承诺内部人员不将贵单位文档、数据、信息、程序（代码）、相关配置文件等上传至互联网，特别是网盘、文库、论坛、下载站等公共下载渠道。</w:t>
      </w:r>
      <w:r>
        <w:rPr>
          <w:rFonts w:ascii="仿宋_GB2312" w:hAnsi="宋体" w:eastAsia="仿宋_GB2312"/>
          <w:color w:val="000000"/>
          <w:sz w:val="24"/>
        </w:rPr>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七、本单位承诺不留存任何涉及贵单位的项目资料、客户信息和敏感技术文件等涉密资料。如留存贵单位项目资料等涉密信息，本单位保证相关信息的安全，承诺不会发生信息泄密事件。</w:t>
      </w:r>
      <w:r>
        <w:rPr>
          <w:rFonts w:ascii="仿宋_GB2312" w:hAnsi="宋体" w:eastAsia="仿宋_GB2312"/>
          <w:color w:val="000000"/>
          <w:sz w:val="24"/>
        </w:rPr>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八、本单位承诺对产品采取严格的安全检查、测试和评审措施，确保交付的产品不存在设计缺陷和程序漏洞。</w:t>
      </w:r>
      <w:r>
        <w:rPr>
          <w:rFonts w:ascii="仿宋_GB2312" w:hAnsi="宋体" w:eastAsia="仿宋_GB2312"/>
          <w:color w:val="000000"/>
          <w:sz w:val="24"/>
        </w:rPr>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九、本单位承诺采取有效的网络区域隔离措施，对用于存放个人敏感数据的服务器建立完善的访问控制措施并进行严格的数据拷贝限制。</w:t>
      </w:r>
      <w:r>
        <w:rPr>
          <w:rFonts w:ascii="仿宋_GB2312" w:hAnsi="宋体" w:eastAsia="仿宋_GB2312"/>
          <w:color w:val="000000"/>
          <w:sz w:val="24"/>
        </w:rPr>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十、如因本单位原因发生客户资料泄密事件，本单位承诺将承担全部责任并赔偿全部损失，同时承诺立即采取应急措施，保留有关原始记录，在24小时内向政府监管部门报告，</w:t>
      </w:r>
      <w:r>
        <w:rPr>
          <w:rFonts w:hint="eastAsia" w:ascii="仿宋_GB2312" w:hAnsi="宋体" w:eastAsia="仿宋_GB2312"/>
          <w:color w:val="000000"/>
          <w:sz w:val="24"/>
          <w:lang w:val="en-US" w:eastAsia="zh-CN"/>
        </w:rPr>
        <w:t xml:space="preserve">并保证于2小时内书面通知到贵单位</w:t>
      </w:r>
      <w:r>
        <w:rPr>
          <w:rFonts w:hint="eastAsia" w:ascii="仿宋_GB2312" w:hAnsi="宋体" w:eastAsia="仿宋_GB2312"/>
          <w:color w:val="000000"/>
          <w:sz w:val="24"/>
        </w:rPr>
        <w:t xml:space="preserve">。</w:t>
      </w:r>
      <w:r>
        <w:rPr>
          <w:rFonts w:ascii="仿宋_GB2312" w:hAnsi="宋体" w:eastAsia="仿宋_GB2312"/>
          <w:color w:val="000000"/>
          <w:sz w:val="24"/>
        </w:rPr>
      </w:r>
      <w:r>
        <w:rPr>
          <w:rFonts w:ascii="仿宋_GB2312" w:hAnsi="宋体" w:eastAsia="仿宋_GB2312"/>
          <w:color w:val="000000"/>
          <w:sz w:val="24"/>
        </w:rPr>
      </w:r>
    </w:p>
    <w:p>
      <w:pPr>
        <w:pBdr/>
        <w:spacing w:line="360" w:lineRule="auto"/>
        <w:ind w:firstLine="480"/>
        <w:jc w:val="both"/>
        <w:rPr>
          <w:rFonts w:hint="eastAsia"/>
        </w:rPr>
      </w:pPr>
      <w:r>
        <w:rPr>
          <w:rFonts w:hint="eastAsia" w:ascii="仿宋_GB2312" w:hAnsi="宋体" w:eastAsia="仿宋_GB2312"/>
          <w:color w:val="000000"/>
          <w:sz w:val="24"/>
        </w:rPr>
        <w:t xml:space="preserve">十一、若违反本承诺书有关条款和相关法律法规的，本单位直接承担相应法律责任，造成财产损失的，由本单位直接赔偿；同时贵单位有权终止或解除服务协议。</w:t>
      </w:r>
      <w:r>
        <w:rPr>
          <w:rFonts w:hint="eastAsia"/>
        </w:rPr>
      </w:r>
      <w:r>
        <w:rPr>
          <w:rFonts w:hint="eastAsia"/>
        </w:rPr>
      </w:r>
    </w:p>
    <w:p>
      <w:pPr>
        <w:pBdr/>
        <w:spacing w:line="360" w:lineRule="auto"/>
        <w:ind w:firstLine="4080"/>
        <w:rPr>
          <w:rFonts w:hint="eastAsia" w:ascii="仿宋_GB2312" w:hAnsi="宋体" w:eastAsia="仿宋_GB2312" w:cs="Times New Roman"/>
          <w:color w:val="000000"/>
          <w:sz w:val="24"/>
        </w:rPr>
      </w:pPr>
      <w:r>
        <w:rPr>
          <w:rFonts w:hint="eastAsia" w:ascii="仿宋_GB2312" w:hAnsi="宋体" w:eastAsia="仿宋_GB2312" w:cs="Times New Roman"/>
          <w:color w:val="000000"/>
          <w:sz w:val="24"/>
        </w:rPr>
        <w:t xml:space="preserve">单位</w:t>
      </w:r>
      <w:r>
        <w:rPr>
          <w:rFonts w:hint="eastAsia" w:ascii="仿宋_GB2312" w:hAnsi="宋体" w:eastAsia="仿宋_GB2312" w:cs="Times New Roman"/>
          <w:color w:val="000000"/>
          <w:sz w:val="24"/>
          <w:lang w:eastAsia="zh-CN"/>
        </w:rPr>
        <w:t xml:space="preserve">名称（盖章）</w:t>
      </w:r>
      <w:r>
        <w:rPr>
          <w:rFonts w:hint="eastAsia" w:ascii="仿宋_GB2312" w:hAnsi="宋体" w:eastAsia="仿宋_GB2312" w:cs="Times New Roman"/>
          <w:color w:val="000000"/>
          <w:sz w:val="24"/>
        </w:rPr>
        <w:t xml:space="preserve">： </w:t>
      </w:r>
      <w:r>
        <w:rPr>
          <w:rFonts w:hint="eastAsia" w:ascii="仿宋_GB2312" w:hAnsi="宋体" w:eastAsia="仿宋_GB2312" w:cs="Times New Roman"/>
          <w:color w:val="000000"/>
          <w:sz w:val="24"/>
        </w:rPr>
      </w:r>
      <w:r>
        <w:rPr>
          <w:rFonts w:hint="eastAsia" w:ascii="仿宋_GB2312" w:hAnsi="宋体" w:eastAsia="仿宋_GB2312" w:cs="Times New Roman"/>
          <w:color w:val="000000"/>
          <w:sz w:val="24"/>
        </w:rPr>
      </w:r>
    </w:p>
    <w:p>
      <w:pPr>
        <w:pBdr/>
        <w:spacing/>
        <w:ind/>
        <w:rPr>
          <w:rFonts w:hint="eastAsia" w:ascii="仿宋_GB2312" w:hAnsi="宋体" w:eastAsia="仿宋_GB2312" w:cs="Times New Roman"/>
          <w:color w:val="000000"/>
          <w:sz w:val="24"/>
        </w:rPr>
      </w:pPr>
      <w:r>
        <w:rPr>
          <w:rFonts w:hint="eastAsia" w:ascii="仿宋_GB2312" w:hAnsi="宋体" w:eastAsia="仿宋_GB2312" w:cs="Times New Roman"/>
          <w:color w:val="000000"/>
          <w:sz w:val="24"/>
        </w:rPr>
        <w:t xml:space="preserve">             </w:t>
      </w:r>
      <w:r>
        <w:rPr>
          <w:rFonts w:hint="eastAsia" w:ascii="仿宋_GB2312" w:hAnsi="宋体" w:eastAsia="仿宋_GB2312" w:cs="Times New Roman"/>
          <w:color w:val="000000"/>
          <w:sz w:val="24"/>
          <w:lang w:val="en-US" w:eastAsia="zh-CN"/>
        </w:rPr>
        <w:t xml:space="preserve">                      </w:t>
      </w:r>
      <w:r>
        <w:rPr>
          <w:rFonts w:hint="eastAsia" w:ascii="仿宋_GB2312" w:hAnsi="宋体" w:eastAsia="仿宋_GB2312" w:cs="Times New Roman"/>
          <w:color w:val="000000"/>
          <w:sz w:val="24"/>
        </w:rPr>
        <w:t xml:space="preserve">日      期：</w:t>
      </w:r>
      <w:r>
        <w:rPr>
          <w:rFonts w:hint="eastAsia" w:ascii="仿宋_GB2312" w:hAnsi="宋体" w:eastAsia="仿宋_GB2312" w:cs="Times New Roman"/>
          <w:color w:val="000000"/>
          <w:sz w:val="24"/>
        </w:rPr>
      </w:r>
      <w:r>
        <w:rPr>
          <w:rFonts w:hint="eastAsia" w:ascii="仿宋_GB2312" w:hAnsi="宋体" w:eastAsia="仿宋_GB2312" w:cs="Times New Roman"/>
          <w:color w:val="000000"/>
          <w:sz w:val="24"/>
        </w:rPr>
      </w:r>
    </w:p>
    <w:p>
      <w:pPr>
        <w:pBdr/>
        <w:spacing/>
        <w:ind/>
        <w:rPr>
          <w:rFonts w:hint="eastAsia" w:ascii="仿宋_GB2312" w:hAnsi="宋体" w:eastAsia="仿宋_GB2312" w:cs="Times New Roman"/>
          <w:color w:val="000000"/>
          <w:sz w:val="24"/>
        </w:rPr>
      </w:pPr>
      <w:r>
        <w:rPr>
          <w:rFonts w:hint="eastAsia" w:ascii="仿宋_GB2312" w:hAnsi="宋体" w:eastAsia="仿宋_GB2312" w:cs="Times New Roman"/>
          <w:color w:val="000000"/>
          <w:sz w:val="24"/>
        </w:rPr>
        <w:br w:type="page" w:clear="all"/>
      </w:r>
      <w:r>
        <w:rPr>
          <w:rFonts w:hint="eastAsia" w:ascii="仿宋_GB2312" w:hAnsi="宋体" w:eastAsia="仿宋_GB2312" w:cs="Times New Roman"/>
          <w:color w:val="000000"/>
          <w:sz w:val="24"/>
        </w:rPr>
      </w:r>
      <w:r>
        <w:rPr>
          <w:rFonts w:hint="eastAsia" w:ascii="仿宋_GB2312" w:hAnsi="宋体" w:eastAsia="仿宋_GB2312" w:cs="Times New Roman"/>
          <w:color w:val="000000"/>
          <w:sz w:val="24"/>
        </w:rPr>
      </w:r>
    </w:p>
    <w:p>
      <w:pPr>
        <w:keepNext w:val="false"/>
        <w:keepLines w:val="false"/>
        <w:pageBreakBefore w:val="false"/>
        <w:pBdr/>
        <w:bidi w:val="false"/>
        <w:spacing w:line="360" w:lineRule="auto"/>
        <w:ind/>
        <w:outlineLvl w:val="0"/>
        <w:rPr>
          <w:rFonts w:hint="eastAsia" w:ascii="仿宋_GB2312" w:hAnsi="宋体" w:eastAsia="仿宋_GB2312"/>
          <w:b/>
          <w:color w:val="000000"/>
          <w:sz w:val="30"/>
          <w:szCs w:val="30"/>
          <w:lang w:val="en-US" w:eastAsia="zh-CN"/>
        </w:rPr>
      </w:pPr>
      <w:r>
        <w:rPr>
          <w:rFonts w:hint="eastAsia" w:ascii="仿宋_GB2312" w:hAnsi="宋体" w:eastAsia="仿宋_GB2312"/>
          <w:b/>
          <w:color w:val="000000"/>
          <w:sz w:val="30"/>
          <w:szCs w:val="30"/>
          <w:lang w:val="en-US" w:eastAsia="zh-CN"/>
        </w:rPr>
        <w:t xml:space="preserve">附件五                       技术内容</w:t>
      </w:r>
      <w:r>
        <w:rPr>
          <w:rFonts w:hint="eastAsia" w:ascii="仿宋_GB2312" w:hAnsi="宋体" w:eastAsia="仿宋_GB2312"/>
          <w:b/>
          <w:color w:val="000000"/>
          <w:sz w:val="30"/>
          <w:szCs w:val="30"/>
          <w:lang w:val="en-US" w:eastAsia="zh-CN"/>
        </w:rPr>
      </w:r>
      <w:r>
        <w:rPr>
          <w:rFonts w:hint="eastAsia" w:ascii="仿宋_GB2312" w:hAnsi="宋体" w:eastAsia="仿宋_GB2312"/>
          <w:b/>
          <w:color w:val="000000"/>
          <w:sz w:val="30"/>
          <w:szCs w:val="30"/>
          <w:lang w:val="en-US" w:eastAsia="zh-CN"/>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 AI 算力服务内容：</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作为 AI 中台的核心算力支撑，通过高性能硬件部署与规范管理，保障多模型并行运行、算力弹性扩展及业务连续性，为后续智能体应用提供稳定算力保障。具体要求如下：</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 部署 GPU 服务器2台（</w:t>
      </w:r>
      <w:r>
        <w:rPr>
          <w:rFonts w:hint="eastAsia" w:ascii="仿宋_GB2312" w:hAnsi="宋体" w:eastAsia="仿宋_GB2312" w:cs="Times New Roman"/>
          <w:color w:val="000000"/>
          <w:sz w:val="24"/>
          <w:szCs w:val="20"/>
          <w:highlight w:val="yellow"/>
          <w:lang w:val="en-US" w:eastAsia="zh-CN" w:bidi="ar-SA"/>
        </w:rPr>
        <w:t xml:space="preserve">须按应标文件中获得授权的品牌提供，</w:t>
      </w:r>
      <w:r>
        <w:rPr>
          <w:rFonts w:hint="eastAsia" w:ascii="仿宋_GB2312" w:hAnsi="宋体" w:eastAsia="仿宋_GB2312" w:cs="Times New Roman"/>
          <w:color w:val="000000"/>
          <w:sz w:val="24"/>
          <w:szCs w:val="20"/>
          <w:lang w:val="en-US" w:eastAsia="zh-CN" w:bidi="ar-SA"/>
        </w:rPr>
        <w:t xml:space="preserve">以购买服务的模式，服务满3年设备所有权归甲方），单台含4张 NVIDIA L20 或同级别及以上显卡+192G 显存；单台支持最大 128个并发推理任务，满足至少 5 个智能体同时全行运行；支持算力弹性扩展，扩展周期≤7 个工作日；</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1.2服务器安装于总行指定机房，机房符合国家数据中心设计规范；接入内网并与核心系统、数据中台网段兼容；通过联盟 DMZ 区与外数平台交互，满足等保安全要求；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1.3兼容主流开源大模型，支持多类型大模型并行部署；提供可视化管理界面，支持模型全生命周期管理及资源占用监控，自动生成算力使用报表；</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1.4单台服务器故障时，剩余服务器可承接大部分业务负载，故障恢复及时；定期备份模型配置、运行参数，防止数据丢失；</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1.5算力服务技术参数要求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bl>
      <w:tblPr>
        <w:tblStyle w:val="924"/>
        <w:jc w:val="center"/>
        <w:tblInd w:w="0" w:type="dxa"/>
        <w:tblW w:w="9125"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04"/>
        <w:gridCol w:w="8421"/>
      </w:tblGrid>
      <w:tr>
        <w:trPr>
          <w:jc w:val="center"/>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 w:name="_Toc490"/>
            <w:r>
              <w:rPr>
                <w:rFonts w:hint="eastAsia" w:ascii="仿宋_GB2312" w:hAnsi="宋体" w:eastAsia="仿宋_GB2312" w:cs="Times New Roman"/>
                <w:color w:val="000000"/>
                <w:sz w:val="24"/>
                <w:szCs w:val="20"/>
                <w:lang w:val="en-US" w:eastAsia="zh-CN" w:bidi="ar-SA"/>
              </w:rPr>
              <w:t xml:space="preserve">项目</w:t>
            </w:r>
            <w:bookmarkEnd w:id="5"/>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8421"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6" w:name="_Toc6364"/>
            <w:r>
              <w:rPr>
                <w:rFonts w:hint="eastAsia" w:ascii="仿宋_GB2312" w:hAnsi="宋体" w:eastAsia="仿宋_GB2312" w:cs="Times New Roman"/>
                <w:color w:val="000000"/>
                <w:sz w:val="24"/>
                <w:szCs w:val="20"/>
                <w:lang w:val="en-US" w:eastAsia="zh-CN" w:bidi="ar-SA"/>
              </w:rPr>
              <w:t xml:space="preserve">规格参数</w:t>
            </w:r>
            <w:bookmarkEnd w:id="6"/>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jc w:val="center"/>
          <w:trHeight w:val="90"/>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7" w:name="_Toc14599"/>
            <w:r>
              <w:rPr>
                <w:rFonts w:hint="eastAsia" w:ascii="仿宋_GB2312" w:hAnsi="宋体" w:eastAsia="仿宋_GB2312" w:cs="Times New Roman"/>
                <w:color w:val="000000"/>
                <w:sz w:val="24"/>
                <w:szCs w:val="20"/>
                <w:lang w:val="en-US" w:eastAsia="zh-CN" w:bidi="ar-SA"/>
              </w:rPr>
              <w:t xml:space="preserve">兼</w:t>
            </w:r>
            <w:bookmarkEnd w:id="7"/>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8" w:name="_Toc4656"/>
            <w:r>
              <w:rPr>
                <w:rFonts w:hint="eastAsia" w:ascii="仿宋_GB2312" w:hAnsi="宋体" w:eastAsia="仿宋_GB2312" w:cs="Times New Roman"/>
                <w:color w:val="000000"/>
                <w:sz w:val="24"/>
                <w:szCs w:val="20"/>
                <w:lang w:val="en-US" w:eastAsia="zh-CN" w:bidi="ar-SA"/>
              </w:rPr>
              <w:t xml:space="preserve">容</w:t>
            </w:r>
            <w:bookmarkEnd w:id="8"/>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9" w:name="_Toc24490"/>
            <w:r>
              <w:rPr>
                <w:rFonts w:hint="eastAsia" w:ascii="仿宋_GB2312" w:hAnsi="宋体" w:eastAsia="仿宋_GB2312" w:cs="Times New Roman"/>
                <w:color w:val="000000"/>
                <w:sz w:val="24"/>
                <w:szCs w:val="20"/>
                <w:lang w:val="en-US" w:eastAsia="zh-CN" w:bidi="ar-SA"/>
              </w:rPr>
              <w:t xml:space="preserve">性</w:t>
            </w:r>
            <w:bookmarkEnd w:id="9"/>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10" w:name="_Toc6795"/>
            <w:r>
              <w:rPr>
                <w:rFonts w:hint="eastAsia" w:ascii="仿宋_GB2312" w:hAnsi="宋体" w:eastAsia="仿宋_GB2312" w:cs="Times New Roman"/>
                <w:color w:val="000000"/>
                <w:sz w:val="24"/>
                <w:szCs w:val="20"/>
                <w:lang w:val="en-US" w:eastAsia="zh-CN" w:bidi="ar-SA"/>
              </w:rPr>
              <w:t xml:space="preserve">要</w:t>
            </w:r>
            <w:bookmarkEnd w:id="10"/>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11" w:name="_Toc13676"/>
            <w:r>
              <w:rPr>
                <w:rFonts w:hint="eastAsia" w:ascii="仿宋_GB2312" w:hAnsi="宋体" w:eastAsia="仿宋_GB2312" w:cs="Times New Roman"/>
                <w:color w:val="000000"/>
                <w:sz w:val="24"/>
                <w:szCs w:val="20"/>
                <w:lang w:val="en-US" w:eastAsia="zh-CN" w:bidi="ar-SA"/>
              </w:rPr>
              <w:t xml:space="preserve">求</w:t>
            </w:r>
            <w:bookmarkEnd w:id="11"/>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2" w:name="_Toc8683"/>
            <w:r>
              <w:rPr>
                <w:rFonts w:hint="eastAsia" w:ascii="仿宋_GB2312" w:hAnsi="宋体" w:eastAsia="仿宋_GB2312" w:cs="Times New Roman"/>
                <w:color w:val="000000"/>
                <w:sz w:val="24"/>
                <w:szCs w:val="20"/>
                <w:lang w:val="en-US" w:eastAsia="zh-CN" w:bidi="ar-SA"/>
              </w:rPr>
              <w:t xml:space="preserve">1.支持Nvdia H系列、A系列、V系列，T系列，P系列，L系列卡的算力切分池化，包括且不限于H800，H100，A800，A100，A40，V100，A30，T4，P4，L20等。</w:t>
            </w:r>
            <w:bookmarkEnd w:id="12"/>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3" w:name="_Toc1525"/>
            <w:r>
              <w:rPr>
                <w:rFonts w:hint="eastAsia" w:ascii="仿宋_GB2312" w:hAnsi="宋体" w:eastAsia="仿宋_GB2312" w:cs="Times New Roman"/>
                <w:color w:val="000000"/>
                <w:sz w:val="24"/>
                <w:szCs w:val="20"/>
                <w:lang w:val="en-US" w:eastAsia="zh-CN" w:bidi="ar-SA"/>
              </w:rPr>
              <w:t xml:space="preserve">2.支持国产海光、华为昇腾、天数、摩尔线程、中科可控智能卡的算力切分池化。</w:t>
            </w:r>
            <w:bookmarkEnd w:id="13"/>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4" w:name="_Toc31351"/>
            <w:r>
              <w:rPr>
                <w:rFonts w:hint="eastAsia" w:ascii="仿宋_GB2312" w:hAnsi="宋体" w:eastAsia="仿宋_GB2312" w:cs="Times New Roman"/>
                <w:color w:val="000000"/>
                <w:sz w:val="24"/>
                <w:szCs w:val="20"/>
                <w:lang w:val="en-US" w:eastAsia="zh-CN" w:bidi="ar-SA"/>
              </w:rPr>
              <w:t xml:space="preserve">3.支持Openeuler、CentOS、Ubuntu、麒麟、统信UOS等主流操作系统。</w:t>
            </w:r>
            <w:bookmarkEnd w:id="14"/>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5" w:name="_Toc9089"/>
            <w:r>
              <w:rPr>
                <w:rFonts w:hint="eastAsia" w:ascii="仿宋_GB2312" w:hAnsi="宋体" w:eastAsia="仿宋_GB2312" w:cs="Times New Roman"/>
                <w:color w:val="000000"/>
                <w:sz w:val="24"/>
                <w:szCs w:val="20"/>
                <w:lang w:val="en-US" w:eastAsia="zh-CN" w:bidi="ar-SA"/>
              </w:rPr>
              <w:t xml:space="preserve">4.支持Pytorch, tensorflow, MPI, paddlepaddle等主流AI框架。</w:t>
            </w:r>
            <w:bookmarkEnd w:id="15"/>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6" w:name="_Toc7006"/>
            <w:r>
              <w:rPr>
                <w:rFonts w:hint="eastAsia" w:ascii="仿宋_GB2312" w:hAnsi="宋体" w:eastAsia="仿宋_GB2312" w:cs="Times New Roman"/>
                <w:color w:val="000000"/>
                <w:sz w:val="24"/>
                <w:szCs w:val="20"/>
                <w:lang w:val="en-US" w:eastAsia="zh-CN" w:bidi="ar-SA"/>
              </w:rPr>
              <w:t xml:space="preserve">5.同一个节点上的多个应用可以使用不同的CUDA版本，兼容性和物理GPU卡保持完全一致；兼容全系CUDA 9至CUDA 12版本，AI应用无需重新编译、重新适配.</w:t>
            </w:r>
            <w:bookmarkEnd w:id="16"/>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7" w:name="_Toc1736"/>
            <w:r>
              <w:rPr>
                <w:rFonts w:hint="eastAsia" w:ascii="仿宋_GB2312" w:hAnsi="宋体" w:eastAsia="仿宋_GB2312" w:cs="Times New Roman"/>
                <w:color w:val="000000"/>
                <w:sz w:val="24"/>
                <w:szCs w:val="20"/>
                <w:lang w:val="en-US" w:eastAsia="zh-CN" w:bidi="ar-SA"/>
              </w:rPr>
              <w:t xml:space="preserve">6.满足企业级大模型训推一体机功能和性能要求，提供硬件设备、资源管理、模型训练、推理部署、安全能力、运维能力、管理平台、服务性能等管理功能。</w:t>
            </w:r>
            <w:bookmarkEnd w:id="17"/>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8" w:name="_Toc1976"/>
            <w:r>
              <w:rPr>
                <w:rFonts w:hint="eastAsia" w:ascii="仿宋_GB2312" w:hAnsi="宋体" w:eastAsia="仿宋_GB2312" w:cs="Times New Roman"/>
                <w:color w:val="000000"/>
                <w:sz w:val="24"/>
                <w:szCs w:val="20"/>
                <w:lang w:val="en-US" w:eastAsia="zh-CN" w:bidi="ar-SA"/>
              </w:rPr>
              <w:t xml:space="preserve">7.满足在面向 DeepSeek 大模型服务场景下的硬件设备、资源管理、模型训练、推理部署、安全能力、运维能力、管理平台、服务性能等管理功能。</w:t>
            </w:r>
            <w:bookmarkEnd w:id="18"/>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jc w:val="center"/>
          <w:trHeight w:val="206"/>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19" w:name="_Toc18131"/>
            <w:r>
              <w:rPr>
                <w:rFonts w:hint="eastAsia" w:ascii="仿宋_GB2312" w:hAnsi="宋体" w:eastAsia="仿宋_GB2312" w:cs="Times New Roman"/>
                <w:color w:val="000000"/>
                <w:sz w:val="24"/>
                <w:szCs w:val="20"/>
                <w:lang w:val="en-US" w:eastAsia="zh-CN" w:bidi="ar-SA"/>
              </w:rPr>
              <w:t xml:space="preserve">算</w:t>
            </w:r>
            <w:bookmarkEnd w:id="19"/>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0" w:name="_Toc24943"/>
            <w:r>
              <w:rPr>
                <w:rFonts w:hint="eastAsia" w:ascii="仿宋_GB2312" w:hAnsi="宋体" w:eastAsia="仿宋_GB2312" w:cs="Times New Roman"/>
                <w:color w:val="000000"/>
                <w:sz w:val="24"/>
                <w:szCs w:val="20"/>
                <w:lang w:val="en-US" w:eastAsia="zh-CN" w:bidi="ar-SA"/>
              </w:rPr>
              <w:t xml:space="preserve">力</w:t>
            </w:r>
            <w:bookmarkEnd w:id="20"/>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1" w:name="_Toc28866"/>
            <w:r>
              <w:rPr>
                <w:rFonts w:hint="eastAsia" w:ascii="仿宋_GB2312" w:hAnsi="宋体" w:eastAsia="仿宋_GB2312" w:cs="Times New Roman"/>
                <w:color w:val="000000"/>
                <w:sz w:val="24"/>
                <w:szCs w:val="20"/>
                <w:lang w:val="en-US" w:eastAsia="zh-CN" w:bidi="ar-SA"/>
              </w:rPr>
              <w:t xml:space="preserve">切</w:t>
            </w:r>
            <w:bookmarkEnd w:id="21"/>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2" w:name="_Toc12415"/>
            <w:r>
              <w:rPr>
                <w:rFonts w:hint="eastAsia" w:ascii="仿宋_GB2312" w:hAnsi="宋体" w:eastAsia="仿宋_GB2312" w:cs="Times New Roman"/>
                <w:color w:val="000000"/>
                <w:sz w:val="24"/>
                <w:szCs w:val="20"/>
                <w:lang w:val="en-US" w:eastAsia="zh-CN" w:bidi="ar-SA"/>
              </w:rPr>
              <w:t xml:space="preserve">分</w:t>
            </w:r>
            <w:bookmarkEnd w:id="22"/>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3" w:name="_Toc18075"/>
            <w:r>
              <w:rPr>
                <w:rFonts w:hint="eastAsia" w:ascii="仿宋_GB2312" w:hAnsi="宋体" w:eastAsia="仿宋_GB2312" w:cs="Times New Roman"/>
                <w:color w:val="000000"/>
                <w:sz w:val="24"/>
                <w:szCs w:val="20"/>
                <w:lang w:val="en-US" w:eastAsia="zh-CN" w:bidi="ar-SA"/>
              </w:rPr>
              <w:t xml:space="preserve">和</w:t>
            </w:r>
            <w:bookmarkEnd w:id="23"/>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4" w:name="_Toc26882"/>
            <w:r>
              <w:rPr>
                <w:rFonts w:hint="eastAsia" w:ascii="仿宋_GB2312" w:hAnsi="宋体" w:eastAsia="仿宋_GB2312" w:cs="Times New Roman"/>
                <w:color w:val="000000"/>
                <w:sz w:val="24"/>
                <w:szCs w:val="20"/>
                <w:lang w:val="en-US" w:eastAsia="zh-CN" w:bidi="ar-SA"/>
              </w:rPr>
              <w:t xml:space="preserve">超</w:t>
            </w:r>
            <w:bookmarkEnd w:id="24"/>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5" w:name="_Toc25993"/>
            <w:r>
              <w:rPr>
                <w:rFonts w:hint="eastAsia" w:ascii="仿宋_GB2312" w:hAnsi="宋体" w:eastAsia="仿宋_GB2312" w:cs="Times New Roman"/>
                <w:color w:val="000000"/>
                <w:sz w:val="24"/>
                <w:szCs w:val="20"/>
                <w:lang w:val="en-US" w:eastAsia="zh-CN" w:bidi="ar-SA"/>
              </w:rPr>
              <w:t xml:space="preserve">分</w:t>
            </w:r>
            <w:bookmarkEnd w:id="25"/>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6" w:name="_Toc20206"/>
            <w:r>
              <w:rPr>
                <w:rFonts w:hint="eastAsia" w:ascii="仿宋_GB2312" w:hAnsi="宋体" w:eastAsia="仿宋_GB2312" w:cs="Times New Roman"/>
                <w:color w:val="000000"/>
                <w:sz w:val="24"/>
                <w:szCs w:val="20"/>
                <w:lang w:val="en-US" w:eastAsia="zh-CN" w:bidi="ar-SA"/>
              </w:rPr>
              <w:t xml:space="preserve">要</w:t>
            </w:r>
            <w:bookmarkEnd w:id="26"/>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7" w:name="_Toc5954"/>
            <w:r>
              <w:rPr>
                <w:rFonts w:hint="eastAsia" w:ascii="仿宋_GB2312" w:hAnsi="宋体" w:eastAsia="仿宋_GB2312" w:cs="Times New Roman"/>
                <w:color w:val="000000"/>
                <w:sz w:val="24"/>
                <w:szCs w:val="20"/>
                <w:lang w:val="en-US" w:eastAsia="zh-CN" w:bidi="ar-SA"/>
              </w:rPr>
              <w:t xml:space="preserve">求</w:t>
            </w:r>
            <w:bookmarkEnd w:id="27"/>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28" w:name="_Toc3181"/>
            <w:r>
              <w:rPr>
                <w:rFonts w:hint="eastAsia" w:ascii="仿宋_GB2312" w:hAnsi="宋体" w:eastAsia="仿宋_GB2312" w:cs="Times New Roman"/>
                <w:color w:val="000000"/>
                <w:sz w:val="24"/>
                <w:szCs w:val="20"/>
                <w:lang w:val="en-US" w:eastAsia="zh-CN" w:bidi="ar-SA"/>
              </w:rPr>
              <w:t xml:space="preserve">1.支持按照算力切分vGPU，一张GPU卡内的vGPU算力可以不一致，最小颗粒度1%，切分范围1%~100%。</w:t>
            </w:r>
            <w:bookmarkEnd w:id="28"/>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29" w:name="_Toc28522"/>
            <w:r>
              <w:rPr>
                <w:rFonts w:hint="eastAsia" w:ascii="仿宋_GB2312" w:hAnsi="宋体" w:eastAsia="仿宋_GB2312" w:cs="Times New Roman"/>
                <w:color w:val="000000"/>
                <w:sz w:val="24"/>
                <w:szCs w:val="20"/>
                <w:lang w:val="en-US" w:eastAsia="zh-CN" w:bidi="ar-SA"/>
              </w:rPr>
              <w:t xml:space="preserve">2.支持算力超分，总额超过100%的申请可以调度到同一张GPU卡运行。由于每个模型推理的请求相对比较随机，配合最低保障功能，可以实现多个模型共享一张卡，在多模型请求不均时，可大幅提升推理性能和卡的资源利用率。</w:t>
            </w:r>
            <w:bookmarkEnd w:id="29"/>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0" w:name="_Toc14381"/>
            <w:r>
              <w:rPr>
                <w:rFonts w:hint="eastAsia" w:ascii="仿宋_GB2312" w:hAnsi="宋体" w:eastAsia="仿宋_GB2312" w:cs="Times New Roman"/>
                <w:color w:val="000000"/>
                <w:sz w:val="24"/>
                <w:szCs w:val="20"/>
                <w:lang w:val="en-US" w:eastAsia="zh-CN" w:bidi="ar-SA"/>
              </w:rPr>
              <w:t xml:space="preserve">3.支持以下算力隔离模式，包括性能优先模式，隔离优先模式，最低保障模式，且可以在线灵活热切换算力隔离模式，不影响业务。</w:t>
            </w:r>
            <w:bookmarkEnd w:id="30"/>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1" w:name="_Toc7460"/>
            <w:r>
              <w:rPr>
                <w:rFonts w:hint="eastAsia" w:ascii="仿宋_GB2312" w:hAnsi="宋体" w:eastAsia="仿宋_GB2312" w:cs="Times New Roman"/>
                <w:color w:val="000000"/>
                <w:sz w:val="24"/>
                <w:szCs w:val="20"/>
                <w:lang w:val="en-US" w:eastAsia="zh-CN" w:bidi="ar-SA"/>
              </w:rPr>
              <w:t xml:space="preserve">4.支持性能优先模式，也称为自由竞争模式，不限制容器的vGPU的算力，高优先级任务可以抢占低优先级任务的算力资源，容器应用可以使用整卡的剩余算力，对应用的延时没有任何影响。多个相同优先级的任务同时运行在同一张显卡时，每个任务在极端情况下获得的算力为1/N。</w:t>
            </w:r>
            <w:bookmarkEnd w:id="31"/>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2" w:name="_Toc13099"/>
            <w:r>
              <w:rPr>
                <w:rFonts w:hint="eastAsia" w:ascii="仿宋_GB2312" w:hAnsi="宋体" w:eastAsia="仿宋_GB2312" w:cs="Times New Roman"/>
                <w:color w:val="000000"/>
                <w:sz w:val="24"/>
                <w:szCs w:val="20"/>
                <w:lang w:val="en-US" w:eastAsia="zh-CN" w:bidi="ar-SA"/>
              </w:rPr>
              <w:t xml:space="preserve">5.支持固定比例模式，可以设置算力上限，GPU一虚多场景下应用同时运行的每个算力分配误差在10%以内。</w:t>
            </w:r>
            <w:bookmarkEnd w:id="32"/>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3" w:name="_Toc23103"/>
            <w:r>
              <w:rPr>
                <w:rFonts w:hint="eastAsia" w:ascii="仿宋_GB2312" w:hAnsi="宋体" w:eastAsia="仿宋_GB2312" w:cs="Times New Roman"/>
                <w:color w:val="000000"/>
                <w:sz w:val="24"/>
                <w:szCs w:val="20"/>
                <w:lang w:val="en-US" w:eastAsia="zh-CN" w:bidi="ar-SA"/>
              </w:rPr>
              <w:t xml:space="preserve">6.支持最低保障模式，当其它虚拟卡空闲时可以使用整卡的剩余算力最大化地复用算力资源，当所有虚拟卡使用率达到申请算力时，严格按照申请量分配算力。</w:t>
            </w:r>
            <w:bookmarkEnd w:id="33"/>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jc w:val="center"/>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34" w:name="_Toc16826"/>
            <w:r>
              <w:rPr>
                <w:rFonts w:hint="eastAsia" w:ascii="仿宋_GB2312" w:hAnsi="宋体" w:eastAsia="仿宋_GB2312" w:cs="Times New Roman"/>
                <w:color w:val="000000"/>
                <w:sz w:val="24"/>
                <w:szCs w:val="20"/>
                <w:lang w:val="en-US" w:eastAsia="zh-CN" w:bidi="ar-SA"/>
              </w:rPr>
              <w:t xml:space="preserve">显存切分和超分要求</w:t>
            </w:r>
            <w:bookmarkEnd w:id="34"/>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5" w:name="_Toc27797"/>
            <w:r>
              <w:rPr>
                <w:rFonts w:hint="eastAsia" w:ascii="仿宋_GB2312" w:hAnsi="宋体" w:eastAsia="仿宋_GB2312" w:cs="Times New Roman"/>
                <w:color w:val="000000"/>
                <w:sz w:val="24"/>
                <w:szCs w:val="20"/>
                <w:lang w:val="en-US" w:eastAsia="zh-CN" w:bidi="ar-SA"/>
              </w:rPr>
              <w:t xml:space="preserve">1.支持按照显存大小切分vGPU，一张GPU卡内的vGPU显存大小可以不一致，应用实际使用的显存值不能超过其申请的上限值。其中显存维度最小申请单位不超过1MB。</w:t>
            </w:r>
            <w:bookmarkEnd w:id="35"/>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6" w:name="_Toc8660"/>
            <w:r>
              <w:rPr>
                <w:rFonts w:hint="eastAsia" w:ascii="仿宋_GB2312" w:hAnsi="宋体" w:eastAsia="仿宋_GB2312" w:cs="Times New Roman"/>
                <w:color w:val="000000"/>
                <w:sz w:val="24"/>
                <w:szCs w:val="20"/>
                <w:lang w:val="en-US" w:eastAsia="zh-CN" w:bidi="ar-SA"/>
              </w:rPr>
              <w:t xml:space="preserve">2.针对应用的需求，支持指定应用显存分配策略，开启超分后默认从内存上分配，需要使用数据时动态迁移； 同时支持在创建容器是指定在卡上分配显存。</w:t>
            </w:r>
            <w:bookmarkEnd w:id="36"/>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7" w:name="_Toc5014"/>
            <w:r>
              <w:rPr>
                <w:rFonts w:hint="eastAsia" w:ascii="仿宋_GB2312" w:hAnsi="宋体" w:eastAsia="仿宋_GB2312" w:cs="Times New Roman"/>
                <w:color w:val="000000"/>
                <w:sz w:val="24"/>
                <w:szCs w:val="20"/>
                <w:lang w:val="en-US" w:eastAsia="zh-CN" w:bidi="ar-SA"/>
              </w:rPr>
              <w:t xml:space="preserve">3.容器可挂载多张VGPU虚拟卡，每张虚拟卡分别对应一个物理卡。</w:t>
            </w:r>
            <w:bookmarkEnd w:id="37"/>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jc w:val="center"/>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38" w:name="_Toc12544"/>
            <w:r>
              <w:rPr>
                <w:rFonts w:hint="eastAsia" w:ascii="仿宋_GB2312" w:hAnsi="宋体" w:eastAsia="仿宋_GB2312" w:cs="Times New Roman"/>
                <w:color w:val="000000"/>
                <w:sz w:val="24"/>
                <w:szCs w:val="20"/>
                <w:lang w:val="en-US" w:eastAsia="zh-CN" w:bidi="ar-SA"/>
              </w:rPr>
              <w:t xml:space="preserve">算</w:t>
            </w:r>
            <w:bookmarkEnd w:id="38"/>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39" w:name="_Toc19233"/>
            <w:r>
              <w:rPr>
                <w:rFonts w:hint="eastAsia" w:ascii="仿宋_GB2312" w:hAnsi="宋体" w:eastAsia="仿宋_GB2312" w:cs="Times New Roman"/>
                <w:color w:val="000000"/>
                <w:sz w:val="24"/>
                <w:szCs w:val="20"/>
                <w:lang w:val="en-US" w:eastAsia="zh-CN" w:bidi="ar-SA"/>
              </w:rPr>
              <w:t xml:space="preserve">力</w:t>
            </w:r>
            <w:bookmarkEnd w:id="39"/>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0" w:name="_Toc1612"/>
            <w:r>
              <w:rPr>
                <w:rFonts w:hint="eastAsia" w:ascii="仿宋_GB2312" w:hAnsi="宋体" w:eastAsia="仿宋_GB2312" w:cs="Times New Roman"/>
                <w:color w:val="000000"/>
                <w:sz w:val="24"/>
                <w:szCs w:val="20"/>
                <w:lang w:val="en-US" w:eastAsia="zh-CN" w:bidi="ar-SA"/>
              </w:rPr>
              <w:t xml:space="preserve">远</w:t>
            </w:r>
            <w:bookmarkEnd w:id="40"/>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1" w:name="_Toc22031"/>
            <w:r>
              <w:rPr>
                <w:rFonts w:hint="eastAsia" w:ascii="仿宋_GB2312" w:hAnsi="宋体" w:eastAsia="仿宋_GB2312" w:cs="Times New Roman"/>
                <w:color w:val="000000"/>
                <w:sz w:val="24"/>
                <w:szCs w:val="20"/>
                <w:lang w:val="en-US" w:eastAsia="zh-CN" w:bidi="ar-SA"/>
              </w:rPr>
              <w:t xml:space="preserve">程</w:t>
            </w:r>
            <w:bookmarkEnd w:id="41"/>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2" w:name="_Toc18732"/>
            <w:r>
              <w:rPr>
                <w:rFonts w:hint="eastAsia" w:ascii="仿宋_GB2312" w:hAnsi="宋体" w:eastAsia="仿宋_GB2312" w:cs="Times New Roman"/>
                <w:color w:val="000000"/>
                <w:sz w:val="24"/>
                <w:szCs w:val="20"/>
                <w:lang w:val="en-US" w:eastAsia="zh-CN" w:bidi="ar-SA"/>
              </w:rPr>
              <w:t xml:space="preserve">调</w:t>
            </w:r>
            <w:bookmarkEnd w:id="42"/>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3" w:name="_Toc22040"/>
            <w:r>
              <w:rPr>
                <w:rFonts w:hint="eastAsia" w:ascii="仿宋_GB2312" w:hAnsi="宋体" w:eastAsia="仿宋_GB2312" w:cs="Times New Roman"/>
                <w:color w:val="000000"/>
                <w:sz w:val="24"/>
                <w:szCs w:val="20"/>
                <w:lang w:val="en-US" w:eastAsia="zh-CN" w:bidi="ar-SA"/>
              </w:rPr>
              <w:t xml:space="preserve">用</w:t>
            </w:r>
            <w:bookmarkEnd w:id="43"/>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4" w:name="_Toc5179"/>
            <w:r>
              <w:rPr>
                <w:rFonts w:hint="eastAsia" w:ascii="仿宋_GB2312" w:hAnsi="宋体" w:eastAsia="仿宋_GB2312" w:cs="Times New Roman"/>
                <w:color w:val="000000"/>
                <w:sz w:val="24"/>
                <w:szCs w:val="20"/>
                <w:lang w:val="en-US" w:eastAsia="zh-CN" w:bidi="ar-SA"/>
              </w:rPr>
              <w:t xml:space="preserve">要</w:t>
            </w:r>
            <w:bookmarkEnd w:id="44"/>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5" w:name="_Toc9222"/>
            <w:r>
              <w:rPr>
                <w:rFonts w:hint="eastAsia" w:ascii="仿宋_GB2312" w:hAnsi="宋体" w:eastAsia="仿宋_GB2312" w:cs="Times New Roman"/>
                <w:color w:val="000000"/>
                <w:sz w:val="24"/>
                <w:szCs w:val="20"/>
                <w:lang w:val="en-US" w:eastAsia="zh-CN" w:bidi="ar-SA"/>
              </w:rPr>
              <w:t xml:space="preserve">求</w:t>
            </w:r>
            <w:bookmarkEnd w:id="45"/>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46" w:name="_Toc27452"/>
            <w:r>
              <w:rPr>
                <w:rFonts w:hint="eastAsia" w:ascii="仿宋_GB2312" w:hAnsi="宋体" w:eastAsia="仿宋_GB2312" w:cs="Times New Roman"/>
                <w:color w:val="000000"/>
                <w:sz w:val="24"/>
                <w:szCs w:val="20"/>
                <w:lang w:val="en-US" w:eastAsia="zh-CN" w:bidi="ar-SA"/>
              </w:rPr>
              <w:t xml:space="preserve">1.支持英伟达远程调用，在CPU节点上远程调用使用英伟达GPU节点上的显卡，实现应用和算力分离，支持通过远程调用的英伟达显卡部署deepseek/qwen等大模型。</w:t>
            </w:r>
            <w:bookmarkEnd w:id="46"/>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47" w:name="_Toc29259"/>
            <w:r>
              <w:rPr>
                <w:rFonts w:hint="eastAsia" w:ascii="仿宋_GB2312" w:hAnsi="宋体" w:eastAsia="仿宋_GB2312" w:cs="Times New Roman"/>
                <w:color w:val="000000"/>
                <w:sz w:val="24"/>
                <w:szCs w:val="20"/>
                <w:lang w:val="en-US" w:eastAsia="zh-CN" w:bidi="ar-SA"/>
              </w:rPr>
              <w:t xml:space="preserve">2.支持昇腾远程调用，在CPU节点上远程调用使用华为昇腾NPU节点上的显卡，实现应用和算力分离，支持通过远程调用的华为昇腾显卡部署deepseek/qwen等大模型。</w:t>
            </w:r>
            <w:bookmarkEnd w:id="47"/>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48" w:name="_Toc17854"/>
            <w:r>
              <w:rPr>
                <w:rFonts w:hint="eastAsia" w:ascii="仿宋_GB2312" w:hAnsi="宋体" w:eastAsia="仿宋_GB2312" w:cs="Times New Roman"/>
                <w:color w:val="000000"/>
                <w:sz w:val="24"/>
                <w:szCs w:val="20"/>
                <w:lang w:val="en-US" w:eastAsia="zh-CN" w:bidi="ar-SA"/>
              </w:rPr>
              <w:t xml:space="preserve">3.支持跨机显卡聚合，支持通过远程调用实现跨机多卡聚合，一个容器挂载多个虚拟卡，并且多张卡来自多台不同的物理GPU/NPU服务器。</w:t>
            </w:r>
            <w:bookmarkEnd w:id="48"/>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49" w:name="_Toc21874"/>
            <w:r>
              <w:rPr>
                <w:rFonts w:hint="eastAsia" w:ascii="仿宋_GB2312" w:hAnsi="宋体" w:eastAsia="仿宋_GB2312" w:cs="Times New Roman"/>
                <w:color w:val="000000"/>
                <w:sz w:val="24"/>
                <w:szCs w:val="20"/>
                <w:lang w:val="en-US" w:eastAsia="zh-CN" w:bidi="ar-SA"/>
              </w:rPr>
              <w:t xml:space="preserve">4.支持显卡动态挂载，不使用算力时自动卸载显卡，算力回归资源池；应用调用算力时自动挂载显卡，无需重启应用。</w:t>
            </w:r>
            <w:bookmarkEnd w:id="49"/>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50" w:name="_Toc31832"/>
            <w:r>
              <w:rPr>
                <w:rFonts w:hint="eastAsia" w:ascii="仿宋_GB2312" w:hAnsi="宋体" w:eastAsia="仿宋_GB2312" w:cs="Times New Roman"/>
                <w:color w:val="000000"/>
                <w:sz w:val="24"/>
                <w:szCs w:val="20"/>
                <w:lang w:val="en-US" w:eastAsia="zh-CN" w:bidi="ar-SA"/>
              </w:rPr>
              <w:t xml:space="preserve">5.支持虚机远程调用，支持CPU虚机通过远程调用挂载显卡，使用远程GPU/NPU服务器上的显卡算力资源。</w:t>
            </w:r>
            <w:bookmarkEnd w:id="50"/>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jc w:val="center"/>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1" w:name="_Toc26896"/>
            <w:r>
              <w:rPr>
                <w:rFonts w:hint="eastAsia" w:ascii="仿宋_GB2312" w:hAnsi="宋体" w:eastAsia="仿宋_GB2312" w:cs="Times New Roman"/>
                <w:color w:val="000000"/>
                <w:sz w:val="24"/>
                <w:szCs w:val="20"/>
                <w:lang w:val="en-US" w:eastAsia="zh-CN" w:bidi="ar-SA"/>
              </w:rPr>
              <w:t xml:space="preserve">算</w:t>
            </w:r>
            <w:bookmarkEnd w:id="51"/>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2" w:name="_Toc5213"/>
            <w:r>
              <w:rPr>
                <w:rFonts w:hint="eastAsia" w:ascii="仿宋_GB2312" w:hAnsi="宋体" w:eastAsia="仿宋_GB2312" w:cs="Times New Roman"/>
                <w:color w:val="000000"/>
                <w:sz w:val="24"/>
                <w:szCs w:val="20"/>
                <w:lang w:val="en-US" w:eastAsia="zh-CN" w:bidi="ar-SA"/>
              </w:rPr>
              <w:t xml:space="preserve">力</w:t>
            </w:r>
            <w:bookmarkEnd w:id="52"/>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3" w:name="_Toc15629"/>
            <w:r>
              <w:rPr>
                <w:rFonts w:hint="eastAsia" w:ascii="仿宋_GB2312" w:hAnsi="宋体" w:eastAsia="仿宋_GB2312" w:cs="Times New Roman"/>
                <w:color w:val="000000"/>
                <w:sz w:val="24"/>
                <w:szCs w:val="20"/>
                <w:lang w:val="en-US" w:eastAsia="zh-CN" w:bidi="ar-SA"/>
              </w:rPr>
              <w:t xml:space="preserve">调</w:t>
            </w:r>
            <w:bookmarkEnd w:id="53"/>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4" w:name="_Toc1638"/>
            <w:r>
              <w:rPr>
                <w:rFonts w:hint="eastAsia" w:ascii="仿宋_GB2312" w:hAnsi="宋体" w:eastAsia="仿宋_GB2312" w:cs="Times New Roman"/>
                <w:color w:val="000000"/>
                <w:sz w:val="24"/>
                <w:szCs w:val="20"/>
                <w:lang w:val="en-US" w:eastAsia="zh-CN" w:bidi="ar-SA"/>
              </w:rPr>
              <w:t xml:space="preserve">度</w:t>
            </w:r>
            <w:bookmarkEnd w:id="54"/>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5" w:name="_Toc22156"/>
            <w:r>
              <w:rPr>
                <w:rFonts w:hint="eastAsia" w:ascii="仿宋_GB2312" w:hAnsi="宋体" w:eastAsia="仿宋_GB2312" w:cs="Times New Roman"/>
                <w:color w:val="000000"/>
                <w:sz w:val="24"/>
                <w:szCs w:val="20"/>
                <w:lang w:val="en-US" w:eastAsia="zh-CN" w:bidi="ar-SA"/>
              </w:rPr>
              <w:t xml:space="preserve">要</w:t>
            </w:r>
            <w:bookmarkEnd w:id="55"/>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6" w:name="_Toc15932"/>
            <w:r>
              <w:rPr>
                <w:rFonts w:hint="eastAsia" w:ascii="仿宋_GB2312" w:hAnsi="宋体" w:eastAsia="仿宋_GB2312" w:cs="Times New Roman"/>
                <w:color w:val="000000"/>
                <w:sz w:val="24"/>
                <w:szCs w:val="20"/>
                <w:lang w:val="en-US" w:eastAsia="zh-CN" w:bidi="ar-SA"/>
              </w:rPr>
              <w:t xml:space="preserve">求</w:t>
            </w:r>
            <w:bookmarkEnd w:id="56"/>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57" w:name="_Toc10422"/>
            <w:r>
              <w:rPr>
                <w:rFonts w:hint="eastAsia" w:ascii="仿宋_GB2312" w:hAnsi="宋体" w:eastAsia="仿宋_GB2312" w:cs="Times New Roman"/>
                <w:color w:val="000000"/>
                <w:sz w:val="24"/>
                <w:szCs w:val="20"/>
                <w:lang w:val="en-US" w:eastAsia="zh-CN" w:bidi="ar-SA"/>
              </w:rPr>
              <w:t xml:space="preserve">1.支持节点/显卡双维度binpack/spread（紧凑和平铺）调度策略。</w:t>
            </w:r>
            <w:bookmarkEnd w:id="57"/>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58" w:name="_Toc18137"/>
            <w:r>
              <w:rPr>
                <w:rFonts w:hint="eastAsia" w:ascii="仿宋_GB2312" w:hAnsi="宋体" w:eastAsia="仿宋_GB2312" w:cs="Times New Roman"/>
                <w:color w:val="000000"/>
                <w:sz w:val="24"/>
                <w:szCs w:val="20"/>
                <w:lang w:val="en-US" w:eastAsia="zh-CN" w:bidi="ar-SA"/>
              </w:rPr>
              <w:t xml:space="preserve">2.支持为容器调度指定GPU卡类型、型号和节点调度。</w:t>
            </w:r>
            <w:bookmarkEnd w:id="58"/>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59" w:name="_Toc19761"/>
            <w:r>
              <w:rPr>
                <w:rFonts w:hint="eastAsia" w:ascii="仿宋_GB2312" w:hAnsi="宋体" w:eastAsia="仿宋_GB2312" w:cs="Times New Roman"/>
                <w:color w:val="000000"/>
                <w:sz w:val="24"/>
                <w:szCs w:val="20"/>
                <w:lang w:val="en-US" w:eastAsia="zh-CN" w:bidi="ar-SA"/>
              </w:rPr>
              <w:t xml:space="preserve">3.支持算力分级，分为低优和高优，在算力出现竞争时，高优Pod可以抢占低优Pod的算力，高优任务暂不使用GPU时，低优任务可以继续使用GPU。</w:t>
            </w:r>
            <w:bookmarkEnd w:id="59"/>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60" w:name="_Toc27541"/>
            <w:r>
              <w:rPr>
                <w:rFonts w:hint="eastAsia" w:ascii="仿宋_GB2312" w:hAnsi="宋体" w:eastAsia="仿宋_GB2312" w:cs="Times New Roman"/>
                <w:color w:val="000000"/>
                <w:sz w:val="24"/>
                <w:szCs w:val="20"/>
                <w:lang w:val="en-US" w:eastAsia="zh-CN" w:bidi="ar-SA"/>
              </w:rPr>
              <w:t xml:space="preserve">4.支持昇腾 HCCS, 英伟达 NVLINK，寒武纪 MLU-Link，PCIE拓扑感知。</w:t>
            </w:r>
            <w:bookmarkEnd w:id="60"/>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61" w:name="_Toc16659"/>
            <w:r>
              <w:rPr>
                <w:rFonts w:hint="eastAsia" w:ascii="仿宋_GB2312" w:hAnsi="宋体" w:eastAsia="仿宋_GB2312" w:cs="Times New Roman"/>
                <w:color w:val="000000"/>
                <w:sz w:val="24"/>
                <w:szCs w:val="20"/>
                <w:lang w:val="en-US" w:eastAsia="zh-CN" w:bidi="ar-SA"/>
              </w:rPr>
              <w:t xml:space="preserve">5.支持机架、Pod、机房、区域拓扑感知。</w:t>
            </w:r>
            <w:bookmarkEnd w:id="61"/>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62" w:name="_Toc8137"/>
            <w:r>
              <w:rPr>
                <w:rFonts w:hint="eastAsia" w:ascii="仿宋_GB2312" w:hAnsi="宋体" w:eastAsia="仿宋_GB2312" w:cs="Times New Roman"/>
                <w:color w:val="000000"/>
                <w:sz w:val="24"/>
                <w:szCs w:val="20"/>
                <w:lang w:val="en-US" w:eastAsia="zh-CN" w:bidi="ar-SA"/>
              </w:rPr>
              <w:t xml:space="preserve">6.支持队列调度:（1）支持按部门划分资源组，资源组可以跨节点组分配资源</w:t>
            </w:r>
            <w:r>
              <w:rPr>
                <w:rFonts w:hint="eastAsia" w:ascii="仿宋_GB2312" w:hAnsi="宋体" w:eastAsia="仿宋_GB2312" w:cs="Times New Roman"/>
                <w:color w:val="000000"/>
                <w:sz w:val="24"/>
                <w:szCs w:val="20"/>
                <w:lang w:val="en-US" w:eastAsia="zh-CN" w:bidi="ar-SA"/>
              </w:rPr>
              <w:t xml:space="preserve">，代表一个部门的最大资源使用量；资源组内划分队列，授权给项目或用户组使用。（2）支持资源组内资源抢占，通过 min&amp;max 机制实现弹性配额，同一资源组内的队列可以借用资源做超额分配，确保整个资源组的利用率最大化。（3）支持修改优先级，任务按优先级调整排队顺序。支持资源自动释放，训练结束或超时，资源自动回收。支持开发机自动关机，算力利用率低于预设阈值达到一定时间时，平台自动关闭Notebook开发机，显卡资源释放回归资源池。支持PytorchJob/TensorflowJob/DeepSpeed等工作负载。</w:t>
            </w:r>
            <w:bookmarkEnd w:id="62"/>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jc w:val="center"/>
        </w:trPr>
        <w:tc>
          <w:tcPr>
            <w:tcBorders/>
            <w:tcW w:w="704" w:type="dxa"/>
            <w:vAlign w:val="top"/>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3" w:name="_Toc21125"/>
            <w:r>
              <w:rPr>
                <w:rFonts w:hint="eastAsia" w:ascii="仿宋_GB2312" w:hAnsi="宋体" w:eastAsia="仿宋_GB2312" w:cs="Times New Roman"/>
                <w:color w:val="000000"/>
                <w:sz w:val="24"/>
                <w:szCs w:val="20"/>
                <w:lang w:val="en-US" w:eastAsia="zh-CN" w:bidi="ar-SA"/>
              </w:rPr>
              <w:t xml:space="preserve">算</w:t>
            </w:r>
            <w:bookmarkEnd w:id="63"/>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4" w:name="_Toc18533"/>
            <w:r>
              <w:rPr>
                <w:rFonts w:hint="eastAsia" w:ascii="仿宋_GB2312" w:hAnsi="宋体" w:eastAsia="仿宋_GB2312" w:cs="Times New Roman"/>
                <w:color w:val="000000"/>
                <w:sz w:val="24"/>
                <w:szCs w:val="20"/>
                <w:lang w:val="en-US" w:eastAsia="zh-CN" w:bidi="ar-SA"/>
              </w:rPr>
              <w:t xml:space="preserve">力</w:t>
            </w:r>
            <w:bookmarkEnd w:id="64"/>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5" w:name="_Toc3194"/>
            <w:r>
              <w:rPr>
                <w:rFonts w:hint="eastAsia" w:ascii="仿宋_GB2312" w:hAnsi="宋体" w:eastAsia="仿宋_GB2312" w:cs="Times New Roman"/>
                <w:color w:val="000000"/>
                <w:sz w:val="24"/>
                <w:szCs w:val="20"/>
                <w:lang w:val="en-US" w:eastAsia="zh-CN" w:bidi="ar-SA"/>
              </w:rPr>
              <w:t xml:space="preserve">管</w:t>
            </w:r>
            <w:bookmarkEnd w:id="65"/>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6" w:name="_Toc8009"/>
            <w:r>
              <w:rPr>
                <w:rFonts w:hint="eastAsia" w:ascii="仿宋_GB2312" w:hAnsi="宋体" w:eastAsia="仿宋_GB2312" w:cs="Times New Roman"/>
                <w:color w:val="000000"/>
                <w:sz w:val="24"/>
                <w:szCs w:val="20"/>
                <w:lang w:val="en-US" w:eastAsia="zh-CN" w:bidi="ar-SA"/>
              </w:rPr>
              <w:t xml:space="preserve">理</w:t>
            </w:r>
            <w:bookmarkEnd w:id="66"/>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7" w:name="_Toc6437"/>
            <w:r>
              <w:rPr>
                <w:rFonts w:hint="eastAsia" w:ascii="仿宋_GB2312" w:hAnsi="宋体" w:eastAsia="仿宋_GB2312" w:cs="Times New Roman"/>
                <w:color w:val="000000"/>
                <w:sz w:val="24"/>
                <w:szCs w:val="20"/>
                <w:lang w:val="en-US" w:eastAsia="zh-CN" w:bidi="ar-SA"/>
              </w:rPr>
              <w:t xml:space="preserve">要</w:t>
            </w:r>
            <w:bookmarkEnd w:id="67"/>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8" w:name="_Toc26214"/>
            <w:r>
              <w:rPr>
                <w:rFonts w:hint="eastAsia" w:ascii="仿宋_GB2312" w:hAnsi="宋体" w:eastAsia="仿宋_GB2312" w:cs="Times New Roman"/>
                <w:color w:val="000000"/>
                <w:sz w:val="24"/>
                <w:szCs w:val="20"/>
                <w:lang w:val="en-US" w:eastAsia="zh-CN" w:bidi="ar-SA"/>
              </w:rPr>
              <w:t xml:space="preserve">求</w:t>
            </w:r>
            <w:bookmarkEnd w:id="68"/>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69" w:name="_Toc6418"/>
            <w:r>
              <w:rPr>
                <w:rFonts w:hint="eastAsia" w:ascii="仿宋_GB2312" w:hAnsi="宋体" w:eastAsia="仿宋_GB2312" w:cs="Times New Roman"/>
                <w:color w:val="000000"/>
                <w:sz w:val="24"/>
                <w:szCs w:val="20"/>
                <w:lang w:val="en-US" w:eastAsia="zh-CN" w:bidi="ar-SA"/>
              </w:rPr>
              <w:t xml:space="preserve">支持算力池管理：</w:t>
            </w:r>
            <w:bookmarkEnd w:id="69"/>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0" w:name="_Toc4341"/>
            <w:r>
              <w:rPr>
                <w:rFonts w:hint="eastAsia" w:ascii="仿宋_GB2312" w:hAnsi="宋体" w:eastAsia="仿宋_GB2312" w:cs="Times New Roman"/>
                <w:color w:val="000000"/>
                <w:sz w:val="24"/>
                <w:szCs w:val="20"/>
                <w:lang w:val="en-US" w:eastAsia="zh-CN" w:bidi="ar-SA"/>
              </w:rPr>
              <w:t xml:space="preserve">（1）支持在算力池内添加或移除节点；</w:t>
            </w:r>
            <w:bookmarkEnd w:id="70"/>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1" w:name="_Toc7178"/>
            <w:r>
              <w:rPr>
                <w:rFonts w:hint="eastAsia" w:ascii="仿宋_GB2312" w:hAnsi="宋体" w:eastAsia="仿宋_GB2312" w:cs="Times New Roman"/>
                <w:color w:val="000000"/>
                <w:sz w:val="24"/>
                <w:szCs w:val="20"/>
                <w:lang w:val="en-US" w:eastAsia="zh-CN" w:bidi="ar-SA"/>
              </w:rPr>
              <w:t xml:space="preserve">（2）支持查看算力池内的节点列表；</w:t>
            </w:r>
            <w:bookmarkEnd w:id="71"/>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2" w:name="_Toc31550"/>
            <w:r>
              <w:rPr>
                <w:rFonts w:hint="eastAsia" w:ascii="仿宋_GB2312" w:hAnsi="宋体" w:eastAsia="仿宋_GB2312" w:cs="Times New Roman"/>
                <w:color w:val="000000"/>
                <w:sz w:val="24"/>
                <w:szCs w:val="20"/>
                <w:lang w:val="en-US" w:eastAsia="zh-CN" w:bidi="ar-SA"/>
              </w:rPr>
              <w:t xml:space="preserve">（3）支持查看算力池内的显卡列表；</w:t>
            </w:r>
            <w:bookmarkEnd w:id="72"/>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3" w:name="_Toc4661"/>
            <w:r>
              <w:rPr>
                <w:rFonts w:hint="eastAsia" w:ascii="仿宋_GB2312" w:hAnsi="宋体" w:eastAsia="仿宋_GB2312" w:cs="Times New Roman"/>
                <w:color w:val="000000"/>
                <w:sz w:val="24"/>
                <w:szCs w:val="20"/>
                <w:lang w:val="en-US" w:eastAsia="zh-CN" w:bidi="ar-SA"/>
              </w:rPr>
              <w:t xml:space="preserve">（4）支持查看算力池内运行的任务及实例列表；</w:t>
            </w:r>
            <w:bookmarkEnd w:id="73"/>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4" w:name="_Toc19914"/>
            <w:r>
              <w:rPr>
                <w:rFonts w:hint="eastAsia" w:ascii="仿宋_GB2312" w:hAnsi="宋体" w:eastAsia="仿宋_GB2312" w:cs="Times New Roman"/>
                <w:color w:val="000000"/>
                <w:sz w:val="24"/>
                <w:szCs w:val="20"/>
                <w:lang w:val="en-US" w:eastAsia="zh-CN" w:bidi="ar-SA"/>
              </w:rPr>
              <w:t xml:space="preserve">（5）支持查看绑定到当前算力池的资源组列表；</w:t>
            </w:r>
            <w:bookmarkEnd w:id="74"/>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5" w:name="_Toc32524"/>
            <w:r>
              <w:rPr>
                <w:rFonts w:hint="eastAsia" w:ascii="仿宋_GB2312" w:hAnsi="宋体" w:eastAsia="仿宋_GB2312" w:cs="Times New Roman"/>
                <w:color w:val="000000"/>
                <w:sz w:val="24"/>
                <w:szCs w:val="20"/>
                <w:lang w:val="en-US" w:eastAsia="zh-CN" w:bidi="ar-SA"/>
              </w:rPr>
              <w:t xml:space="preserve">（6）支持配置算力池的调度策略，包括节点紧凑+显卡紧凑、节点紧凑+显卡均衡、节点均衡+显卡紧凑、节点均衡+显卡均衡。节点紧凑+显卡紧凑：优先用尽某台机器资源，优先用尽单张显卡计算资源。节点紧凑+显卡均衡：优先用尽某台机器资源，尽量保持单节点所有显卡均衡负载。节点均衡+显卡紧凑：保持所有节点已分配均衡， 优先用尽单张显卡计算资源。节点均衡+显卡均衡：保持所有节点已分配均衡，尽量保持单节点所有显卡均衡负载。</w:t>
            </w:r>
            <w:bookmarkEnd w:id="75"/>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6" w:name="_Toc20214"/>
            <w:r>
              <w:rPr>
                <w:rFonts w:hint="eastAsia" w:ascii="仿宋_GB2312" w:hAnsi="宋体" w:eastAsia="仿宋_GB2312" w:cs="Times New Roman"/>
                <w:color w:val="000000"/>
                <w:sz w:val="24"/>
                <w:szCs w:val="20"/>
                <w:lang w:val="en-US" w:eastAsia="zh-CN" w:bidi="ar-SA"/>
              </w:rPr>
              <w:t xml:space="preserve">（7）支持查看算力池的物理卡、算力、显存的总量、分配量、使用量。</w:t>
            </w:r>
            <w:bookmarkEnd w:id="76"/>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7" w:name="_Toc17689"/>
            <w:r>
              <w:rPr>
                <w:rFonts w:hint="eastAsia" w:ascii="仿宋_GB2312" w:hAnsi="宋体" w:eastAsia="仿宋_GB2312" w:cs="Times New Roman"/>
                <w:color w:val="000000"/>
                <w:sz w:val="24"/>
                <w:szCs w:val="20"/>
                <w:lang w:val="en-US" w:eastAsia="zh-CN" w:bidi="ar-SA"/>
              </w:rPr>
              <w:t xml:space="preserve">（8）支持算力池监控，包括算力/显存/CPU/内存/磁盘的总量、分配率、利用率。</w:t>
            </w:r>
            <w:bookmarkEnd w:id="77"/>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8" w:name="_Toc15931"/>
            <w:r>
              <w:rPr>
                <w:rFonts w:hint="eastAsia" w:ascii="仿宋_GB2312" w:hAnsi="宋体" w:eastAsia="仿宋_GB2312" w:cs="Times New Roman"/>
                <w:color w:val="000000"/>
                <w:sz w:val="24"/>
                <w:szCs w:val="20"/>
                <w:lang w:val="en-US" w:eastAsia="zh-CN" w:bidi="ar-SA"/>
              </w:rPr>
              <w:t xml:space="preserve">2.支持节点管理：</w:t>
            </w:r>
            <w:bookmarkEnd w:id="78"/>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9" w:name="_Toc22692"/>
            <w:r>
              <w:rPr>
                <w:rFonts w:hint="eastAsia" w:ascii="仿宋_GB2312" w:hAnsi="宋体" w:eastAsia="仿宋_GB2312" w:cs="Times New Roman"/>
                <w:color w:val="000000"/>
                <w:sz w:val="24"/>
                <w:szCs w:val="20"/>
                <w:lang w:val="en-US" w:eastAsia="zh-CN" w:bidi="ar-SA"/>
              </w:rPr>
              <w:t xml:space="preserve">（1）支持设置切分模式，算力超分系数，显存超分系数。</w:t>
            </w:r>
            <w:bookmarkEnd w:id="79"/>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0" w:name="_Toc28333"/>
            <w:r>
              <w:rPr>
                <w:rFonts w:hint="eastAsia" w:ascii="仿宋_GB2312" w:hAnsi="宋体" w:eastAsia="仿宋_GB2312" w:cs="Times New Roman"/>
                <w:color w:val="000000"/>
                <w:sz w:val="24"/>
                <w:szCs w:val="20"/>
                <w:lang w:val="en-US" w:eastAsia="zh-CN" w:bidi="ar-SA"/>
              </w:rPr>
              <w:t xml:space="preserve">（2）支持对节点禁用调度或启用调度，禁用调度用于计划内维护，禁止新的AI负载调度到当前节点。</w:t>
            </w:r>
            <w:bookmarkEnd w:id="80"/>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1" w:name="_Toc22704"/>
            <w:r>
              <w:rPr>
                <w:rFonts w:hint="eastAsia" w:ascii="仿宋_GB2312" w:hAnsi="宋体" w:eastAsia="仿宋_GB2312" w:cs="Times New Roman"/>
                <w:color w:val="000000"/>
                <w:sz w:val="24"/>
                <w:szCs w:val="20"/>
                <w:lang w:val="en-US" w:eastAsia="zh-CN" w:bidi="ar-SA"/>
              </w:rPr>
              <w:t xml:space="preserve">（3）支持查看节点上的显卡列表。</w:t>
            </w:r>
            <w:bookmarkEnd w:id="81"/>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2" w:name="_Toc17024"/>
            <w:r>
              <w:rPr>
                <w:rFonts w:hint="eastAsia" w:ascii="仿宋_GB2312" w:hAnsi="宋体" w:eastAsia="仿宋_GB2312" w:cs="Times New Roman"/>
                <w:color w:val="000000"/>
                <w:sz w:val="24"/>
                <w:szCs w:val="20"/>
                <w:lang w:val="en-US" w:eastAsia="zh-CN" w:bidi="ar-SA"/>
              </w:rPr>
              <w:t xml:space="preserve">（4）支持查看节点上运行的任务及实例列表。</w:t>
            </w:r>
            <w:bookmarkEnd w:id="82"/>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3" w:name="_Toc18678"/>
            <w:r>
              <w:rPr>
                <w:rFonts w:hint="eastAsia" w:ascii="仿宋_GB2312" w:hAnsi="宋体" w:eastAsia="仿宋_GB2312" w:cs="Times New Roman"/>
                <w:color w:val="000000"/>
                <w:sz w:val="24"/>
                <w:szCs w:val="20"/>
                <w:lang w:val="en-US" w:eastAsia="zh-CN" w:bidi="ar-SA"/>
              </w:rPr>
              <w:t xml:space="preserve">（5）支持对节点上运行的实例进行热迁移，迁移到其他节点或相同节点的其他显卡上。</w:t>
            </w:r>
            <w:bookmarkEnd w:id="83"/>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4" w:name="_Toc30606"/>
            <w:r>
              <w:rPr>
                <w:rFonts w:hint="eastAsia" w:ascii="仿宋_GB2312" w:hAnsi="宋体" w:eastAsia="仿宋_GB2312" w:cs="Times New Roman"/>
                <w:color w:val="000000"/>
                <w:sz w:val="24"/>
                <w:szCs w:val="20"/>
                <w:lang w:val="en-US" w:eastAsia="zh-CN" w:bidi="ar-SA"/>
              </w:rPr>
              <w:t xml:space="preserve">（6）支持查看节点上算力、显存的总量、分配量、使用量。</w:t>
            </w:r>
            <w:bookmarkEnd w:id="84"/>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5" w:name="_Toc15564"/>
            <w:r>
              <w:rPr>
                <w:rFonts w:hint="eastAsia" w:ascii="仿宋_GB2312" w:hAnsi="宋体" w:eastAsia="仿宋_GB2312" w:cs="Times New Roman"/>
                <w:color w:val="000000"/>
                <w:sz w:val="24"/>
                <w:szCs w:val="20"/>
                <w:lang w:val="en-US" w:eastAsia="zh-CN" w:bidi="ar-SA"/>
              </w:rPr>
              <w:t xml:space="preserve">（7）支持节点监控，包括算力/显存/CPU/内存/磁盘的总量、分配率、利用率。</w:t>
            </w:r>
            <w:bookmarkEnd w:id="85"/>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6" w:name="_Toc30002"/>
            <w:r>
              <w:rPr>
                <w:rFonts w:hint="eastAsia" w:ascii="仿宋_GB2312" w:hAnsi="宋体" w:eastAsia="仿宋_GB2312" w:cs="Times New Roman"/>
                <w:color w:val="000000"/>
                <w:sz w:val="24"/>
                <w:szCs w:val="20"/>
                <w:lang w:val="en-US" w:eastAsia="zh-CN" w:bidi="ar-SA"/>
              </w:rPr>
              <w:t xml:space="preserve">3.支持显卡管理：</w:t>
            </w:r>
            <w:bookmarkEnd w:id="86"/>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7" w:name="_Toc527"/>
            <w:r>
              <w:rPr>
                <w:rFonts w:hint="eastAsia" w:ascii="仿宋_GB2312" w:hAnsi="宋体" w:eastAsia="仿宋_GB2312" w:cs="Times New Roman"/>
                <w:color w:val="000000"/>
                <w:sz w:val="24"/>
                <w:szCs w:val="20"/>
                <w:lang w:val="en-US" w:eastAsia="zh-CN" w:bidi="ar-SA"/>
              </w:rPr>
              <w:t xml:space="preserve">（1）支持单个或者批量开启和关闭算力切分功能，支持查看显卡所属节点，显卡ID，显卡状态，显卡序号，节点组，显卡型号，vGPU个数数分配率，算力分配率，显存分配率。</w:t>
            </w:r>
            <w:bookmarkEnd w:id="87"/>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8" w:name="_Toc3583"/>
            <w:r>
              <w:rPr>
                <w:rFonts w:hint="eastAsia" w:ascii="仿宋_GB2312" w:hAnsi="宋体" w:eastAsia="仿宋_GB2312" w:cs="Times New Roman"/>
                <w:color w:val="000000"/>
                <w:sz w:val="24"/>
                <w:szCs w:val="20"/>
                <w:lang w:val="en-US" w:eastAsia="zh-CN" w:bidi="ar-SA"/>
              </w:rPr>
              <w:t xml:space="preserve">（2）支持单卡或批量关闭/开启算力切分。</w:t>
            </w:r>
            <w:bookmarkEnd w:id="88"/>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9" w:name="_Toc5255"/>
            <w:r>
              <w:rPr>
                <w:rFonts w:hint="eastAsia" w:ascii="仿宋_GB2312" w:hAnsi="宋体" w:eastAsia="仿宋_GB2312" w:cs="Times New Roman"/>
                <w:color w:val="000000"/>
                <w:sz w:val="24"/>
                <w:szCs w:val="20"/>
                <w:lang w:val="en-US" w:eastAsia="zh-CN" w:bidi="ar-SA"/>
              </w:rPr>
              <w:t xml:space="preserve">（3）支持查看显卡上运行的任务及实例列表。</w:t>
            </w:r>
            <w:bookmarkEnd w:id="89"/>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90" w:name="_Toc31765"/>
            <w:r>
              <w:rPr>
                <w:rFonts w:hint="eastAsia" w:ascii="仿宋_GB2312" w:hAnsi="宋体" w:eastAsia="仿宋_GB2312" w:cs="Times New Roman"/>
                <w:color w:val="000000"/>
                <w:sz w:val="24"/>
                <w:szCs w:val="20"/>
                <w:lang w:val="en-US" w:eastAsia="zh-CN" w:bidi="ar-SA"/>
              </w:rPr>
              <w:t xml:space="preserve">（4）支持查看显卡上算力、显存的总量、分配量、使用量。</w:t>
            </w:r>
            <w:bookmarkEnd w:id="90"/>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91" w:name="_Toc9579"/>
            <w:r>
              <w:rPr>
                <w:rFonts w:hint="eastAsia" w:ascii="仿宋_GB2312" w:hAnsi="宋体" w:eastAsia="仿宋_GB2312" w:cs="Times New Roman"/>
                <w:color w:val="000000"/>
                <w:sz w:val="24"/>
                <w:szCs w:val="20"/>
                <w:lang w:val="en-US" w:eastAsia="zh-CN" w:bidi="ar-SA"/>
              </w:rPr>
              <w:t xml:space="preserve">（5）支持显卡监控，包括算力/显存分配率、利用率，显卡功耗和温度；支持英伟达DCGM监控，包括nvlink带宽、PCIE带宽等指标。</w:t>
            </w:r>
            <w:bookmarkEnd w:id="91"/>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 智能体开发平台</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模块组成简要说明：AI 智能体开发平台是智能体快速构建的核心工具，涵盖低代码环境、模型管理、RAG 增强检索、Agent 工作流、集成能力、开发支持与工具六大功能模块，支持无代码 / 低代码人员高效开发智能体，同时满足多模型适配、知识库关联及行内系统集成需求。具体内容如下：</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bl>
      <w:tblPr>
        <w:tblStyle w:val="924"/>
        <w:tblInd w:w="0" w:type="dxa"/>
        <w:tblW w:w="9062"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70"/>
        <w:gridCol w:w="1683"/>
        <w:gridCol w:w="6609"/>
      </w:tblGrid>
      <w:tr>
        <w:trPr/>
        <w:tc>
          <w:tcPr>
            <w:tcBorders/>
            <w:tcW w:w="77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609"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432"/>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低代码环境</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提供可视化拖拽式界面，支持无代码/低代码人员配置智能体；支持自定义节点开发（节点可复用分享）；提供实时预览功能；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模型管理</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支持多模型适配切换（切换无需重开发）；提供金融领域微调模板；推理部署可一键生成 API 服务；实时监控模型性能，异常时自动报警；支持接入DeepSeek、文心、千问、星火等主流大模型以及词嵌入模型、重排序模型、意图识别模型、多模态模型（如OCR、NLP、ASR、TTS）等小模型的接入管理，支持统一的接入方式（兼容 OpenAI规范），支持模型路由和流量控制，支持图形化模型参数配置；</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1025"/>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RAG增强检索</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内置RAG引擎，关联企业级私有知识库、外部合规数据库，支持插件化接入第三方知识库；支持多模式检索，可自定义检索规则；基于检索结果生成内容并标注来源，检索相关性不足时自动二次检索；</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92" w:name="_Toc8162"/>
            <w:r>
              <w:rPr>
                <w:rFonts w:hint="eastAsia" w:ascii="仿宋_GB2312" w:hAnsi="宋体" w:eastAsia="仿宋_GB2312" w:cs="Times New Roman"/>
                <w:color w:val="000000"/>
                <w:sz w:val="24"/>
                <w:szCs w:val="20"/>
                <w:lang w:val="en-US" w:eastAsia="zh-CN" w:bidi="ar-SA"/>
              </w:rPr>
              <w:t xml:space="preserve">4</w:t>
            </w:r>
            <w:bookmarkEnd w:id="92"/>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bookmarkStart w:id="93" w:name="_Toc23349"/>
            <w:r>
              <w:rPr>
                <w:rFonts w:hint="eastAsia" w:ascii="仿宋_GB2312" w:hAnsi="宋体" w:eastAsia="仿宋_GB2312" w:cs="Times New Roman"/>
                <w:color w:val="000000"/>
                <w:sz w:val="24"/>
                <w:szCs w:val="20"/>
                <w:lang w:val="en-US" w:eastAsia="zh-CN" w:bidi="ar-SA"/>
              </w:rPr>
              <w:t xml:space="preserve">Agent工作流</w:t>
            </w:r>
            <w:bookmarkEnd w:id="93"/>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94" w:name="_Toc6842"/>
            <w:r>
              <w:rPr>
                <w:rFonts w:hint="eastAsia" w:ascii="仿宋_GB2312" w:hAnsi="宋体" w:eastAsia="仿宋_GB2312" w:cs="Times New Roman"/>
                <w:color w:val="000000"/>
                <w:sz w:val="24"/>
                <w:szCs w:val="20"/>
                <w:lang w:val="en-US" w:eastAsia="zh-CN" w:bidi="ar-SA"/>
              </w:rPr>
              <w:t xml:space="preserve">支持Agent角色定义；支持多类型流程设计，保留流程版本快照；支持调用行内系统API及第三方工具函数；支持多轮对话上下文记忆；</w:t>
            </w:r>
            <w:bookmarkEnd w:id="94"/>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95" w:name="_Toc31331"/>
            <w:r>
              <w:rPr>
                <w:rFonts w:hint="eastAsia" w:ascii="仿宋_GB2312" w:hAnsi="宋体" w:eastAsia="仿宋_GB2312" w:cs="Times New Roman"/>
                <w:color w:val="000000"/>
                <w:sz w:val="24"/>
                <w:szCs w:val="20"/>
                <w:lang w:val="en-US" w:eastAsia="zh-CN" w:bidi="ar-SA"/>
              </w:rPr>
              <w:t xml:space="preserve">5</w:t>
            </w:r>
            <w:bookmarkEnd w:id="95"/>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bookmarkStart w:id="96" w:name="_Toc26796"/>
            <w:r>
              <w:rPr>
                <w:rFonts w:hint="eastAsia" w:ascii="仿宋_GB2312" w:hAnsi="宋体" w:eastAsia="仿宋_GB2312" w:cs="Times New Roman"/>
                <w:color w:val="000000"/>
                <w:sz w:val="24"/>
                <w:szCs w:val="20"/>
                <w:lang w:val="en-US" w:eastAsia="zh-CN" w:bidi="ar-SA"/>
              </w:rPr>
              <w:t xml:space="preserve">集成能力</w:t>
            </w:r>
            <w:bookmarkEnd w:id="96"/>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97" w:name="_Toc32308"/>
            <w:r>
              <w:rPr>
                <w:rFonts w:hint="eastAsia" w:ascii="仿宋_GB2312" w:hAnsi="宋体" w:eastAsia="仿宋_GB2312" w:cs="Times New Roman"/>
                <w:color w:val="000000"/>
                <w:sz w:val="24"/>
                <w:szCs w:val="20"/>
                <w:lang w:val="en-US" w:eastAsia="zh-CN" w:bidi="ar-SA"/>
              </w:rPr>
              <w:t xml:space="preserve">与数据中台、MCP（ESB）系统深度对接，获取行内数据；将 AI 能力封装为标准化组件供其他系统调用；建立AI能力组件库并按业务领域、功能类型分类；</w:t>
            </w:r>
            <w:bookmarkEnd w:id="97"/>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98" w:name="_Toc17379"/>
            <w:r>
              <w:rPr>
                <w:rFonts w:hint="eastAsia" w:ascii="仿宋_GB2312" w:hAnsi="宋体" w:eastAsia="仿宋_GB2312" w:cs="Times New Roman"/>
                <w:color w:val="000000"/>
                <w:sz w:val="24"/>
                <w:szCs w:val="20"/>
                <w:lang w:val="en-US" w:eastAsia="zh-CN" w:bidi="ar-SA"/>
              </w:rPr>
              <w:t xml:space="preserve">6</w:t>
            </w:r>
            <w:bookmarkEnd w:id="98"/>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bookmarkStart w:id="99" w:name="_Toc10672"/>
            <w:r>
              <w:rPr>
                <w:rFonts w:hint="eastAsia" w:ascii="仿宋_GB2312" w:hAnsi="宋体" w:eastAsia="仿宋_GB2312" w:cs="Times New Roman"/>
                <w:color w:val="000000"/>
                <w:sz w:val="24"/>
                <w:szCs w:val="20"/>
                <w:lang w:val="en-US" w:eastAsia="zh-CN" w:bidi="ar-SA"/>
              </w:rPr>
              <w:t xml:space="preserve">开发支持与工具</w:t>
            </w:r>
            <w:bookmarkEnd w:id="99"/>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609"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00" w:name="_Toc13990"/>
            <w:r>
              <w:rPr>
                <w:rFonts w:hint="eastAsia" w:ascii="仿宋_GB2312" w:hAnsi="宋体" w:eastAsia="仿宋_GB2312" w:cs="Times New Roman"/>
                <w:color w:val="000000"/>
                <w:sz w:val="24"/>
                <w:szCs w:val="20"/>
                <w:lang w:val="en-US" w:eastAsia="zh-CN" w:bidi="ar-SA"/>
              </w:rPr>
              <w:t xml:space="preserve">提供多语言SDK工具包及API接口文档；提供可视化调试工具，流程失败时自动标注错误节点及解决方案；支持自动化测试（模拟用户交互场景）；</w:t>
            </w:r>
            <w:bookmarkEnd w:id="100"/>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444"/>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101" w:name="_Toc27618"/>
            <w:r>
              <w:rPr>
                <w:rFonts w:hint="eastAsia" w:ascii="仿宋_GB2312" w:hAnsi="宋体" w:eastAsia="仿宋_GB2312" w:cs="Times New Roman"/>
                <w:color w:val="000000"/>
                <w:sz w:val="24"/>
                <w:szCs w:val="20"/>
                <w:lang w:val="en-US" w:eastAsia="zh-CN" w:bidi="ar-SA"/>
              </w:rPr>
              <w:t xml:space="preserve">7</w:t>
            </w:r>
            <w:bookmarkEnd w:id="101"/>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bookmarkStart w:id="102" w:name="_Toc12874"/>
            <w:r>
              <w:rPr>
                <w:rFonts w:hint="eastAsia" w:ascii="仿宋_GB2312" w:hAnsi="宋体" w:eastAsia="仿宋_GB2312" w:cs="Times New Roman"/>
                <w:color w:val="000000"/>
                <w:sz w:val="24"/>
                <w:szCs w:val="20"/>
                <w:lang w:val="en-US" w:eastAsia="zh-CN" w:bidi="ar-SA"/>
              </w:rPr>
              <w:t xml:space="preserve">提示词工程</w:t>
            </w:r>
            <w:bookmarkEnd w:id="102"/>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03" w:name="_Toc32109"/>
            <w:r>
              <w:rPr>
                <w:rFonts w:hint="eastAsia" w:ascii="仿宋_GB2312" w:hAnsi="宋体" w:eastAsia="仿宋_GB2312" w:cs="Times New Roman"/>
                <w:color w:val="000000"/>
                <w:sz w:val="24"/>
                <w:szCs w:val="20"/>
                <w:lang w:val="en-US" w:eastAsia="zh-CN" w:bidi="ar-SA"/>
              </w:rPr>
              <w:t xml:space="preserve">平台内置丰富的提示词模版，支持自定义提示词、自动优化提示词、引入提示词模板；</w:t>
            </w:r>
            <w:bookmarkEnd w:id="103"/>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104" w:name="_Toc3812"/>
            <w:r>
              <w:rPr>
                <w:rFonts w:hint="eastAsia" w:ascii="仿宋_GB2312" w:hAnsi="宋体" w:eastAsia="仿宋_GB2312" w:cs="Times New Roman"/>
                <w:color w:val="000000"/>
                <w:sz w:val="24"/>
                <w:szCs w:val="20"/>
                <w:lang w:val="en-US" w:eastAsia="zh-CN" w:bidi="ar-SA"/>
              </w:rPr>
              <w:t xml:space="preserve">8</w:t>
            </w:r>
            <w:bookmarkEnd w:id="104"/>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bookmarkStart w:id="105" w:name="_Toc22542"/>
            <w:r>
              <w:rPr>
                <w:rFonts w:hint="eastAsia" w:ascii="仿宋_GB2312" w:hAnsi="宋体" w:eastAsia="仿宋_GB2312" w:cs="Times New Roman"/>
                <w:color w:val="000000"/>
                <w:sz w:val="24"/>
                <w:szCs w:val="20"/>
                <w:lang w:val="en-US" w:eastAsia="zh-CN" w:bidi="ar-SA"/>
              </w:rPr>
              <w:t xml:space="preserve">安全监控及日志统计</w:t>
            </w:r>
            <w:bookmarkEnd w:id="105"/>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06" w:name="_Toc16719"/>
            <w:r>
              <w:rPr>
                <w:rFonts w:hint="eastAsia" w:ascii="仿宋_GB2312" w:hAnsi="宋体" w:eastAsia="仿宋_GB2312" w:cs="Times New Roman"/>
                <w:color w:val="000000"/>
                <w:sz w:val="24"/>
                <w:szCs w:val="20"/>
                <w:lang w:val="en-US" w:eastAsia="zh-CN" w:bidi="ar-SA"/>
              </w:rPr>
              <w:t xml:space="preserve">记录平台上各类操作行为及问答数据，统计智能体应用的运行及使用情况，对敏感词和异常访问行为进行实时监测和预警，并采取相应阻断措施。支持对不同模型、智能体进行流量控制，防止过度调用导致算力阻塞；</w:t>
            </w:r>
            <w:bookmarkEnd w:id="106"/>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 知识库管理平台</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工程平台作为AI中台体系的智能化知识中枢工具，能够统一管理和查询各类知识资源，将行内知识库和外部采购的三方知识库进行统一纳管，构建全行级知识库，实现多模态数据的结构化管理和智能化应用，为业务场景提供精准的知识支撑与智能交互能力，提升知识获取效率，提高AI应用的准确性和可靠性，为业务人员提供便捷化、高效化、稳定化、社区化的一键式知识上传、管理、问答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bl>
      <w:tblPr>
        <w:tblStyle w:val="924"/>
        <w:tblInd w:w="0" w:type="dxa"/>
        <w:tblW w:w="9062"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37"/>
        <w:gridCol w:w="1428"/>
        <w:gridCol w:w="6897"/>
      </w:tblGrid>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897"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1324"/>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知识库构建</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文档分段及自动清洗；提供标准API支持文档增删改查；提供知识库多级分类、文档标签及多模态数据管理等功能，支持不同类型大文件的批量上传、预览和多方式解析，支持多种类型数据库接入，支持重复性检查支持多方式文件导入（本地上传、在线导入），支持多格式文档转换处理；</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312"/>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检索设置</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支持多模式检索（高质量模式、经济模式）；支持向量/全文/混合检索；可配置检索参数；支持 Rerank 模型二次排序检索结果；</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知识处理</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满足不同类型指示下的自动、手动解析及切片方式，可查看编辑各文档的切片信息，支持知识召回测试和命中测试，可设置检索策略及重排序策略、扩展上下文信息；</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知识库管理</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支持多独立知识库实例及知识库群组绑定；支持文档批量操作（上传、编辑、删除、启用、禁用）；自动提取内置元数据，支持自定义元数据；划分多角色权限（管理员、编辑者、查看者）；</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知识应用</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 Agent 配置知识库检索，生成内容标注来源；对接现有数据库，实现结构化检索；实时监控检索相关指标，超阈值告警；记录相关日志，支持违禁语脱敏；可视化展示知识库、应用、组织关系；</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知识服务</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外部知识服务接口，支持API调用、网站嵌入、web网页分享等，与智能体开发平台打通，支持智能体开发过程使用平台原子能力、引用知识库内容。支持同步获取知识管理平台向量数据，支持将同步选择多个知识库作为智能体组件之一进行智能体开发；</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调试与评估</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支持模拟查询，展示不同检索方法/参数的召回结果；开启引用标注，支持跳转至对应片段；</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 AI应用中心</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模块组成简要说明：AI应用中心是 AI 能力与智能体的集中展示、管理与访问入口，包含驾驶舱、智能体大厅、智能体管理、账号管理、RAG知识库管理五个子模块，实现数据监控可视化、智能体分类访问、权限精细化管控及知识库统一管理，支撑全行AI应用的高效落地。具体内容如下：</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bl>
      <w:tblPr>
        <w:tblStyle w:val="924"/>
        <w:tblInd w:w="0" w:type="dxa"/>
        <w:tblW w:w="9062"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37"/>
        <w:gridCol w:w="1704"/>
        <w:gridCol w:w="1740"/>
        <w:gridCol w:w="4881"/>
      </w:tblGrid>
      <w:tr>
        <w:trPr>
          <w:trHeight w:val="641"/>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4881"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应用中心 - 驾驶舱</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图表展示</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支持多种图表类型，呈现算力、智能体调用量等数据；支持个性化定制（匹配银行VI、维度筛选）；交互响应及时，关键指标更新高效；</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报表展示</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提供多类报表模板（中台运行、业务应用类）；支持多种格式导出（带内部水印）；支持在线编辑报表并保存模板；支持定时推送报表，可查询推送日志；</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异常预警</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配置中台及业务指标阈值，支持逻辑组合；触发预警时多渠道提醒；保留历史预警记录，规则调整生效及时；</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应用中心 - 智能体大厅</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业务分类</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按核心业务领域分类，支持二级分类及自定义调整；统计各分类智能体使用数据，生成趋势报表；支持关键词搜索，结果按匹配度及使用频率排序；</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聊天智能体</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对接私有知识库，支持文本/语音咨询；支持多轮对话及上下文记忆；定期基于用户评价优化模型；支持英文基础对话；</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表单智能体</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拖拽组件搭建表单（设必填项、格式校验）并保存模板；支持多格式文件上传；统计表单相关数据，生成数据质量报告并导出；</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应用中心 - 智能体管理</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组件库集成</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包含多类型功能组件；支持自定义组件开发；按类型/适用场景筛选组件，显示使用率与评分；</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7"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top"/>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一键创建</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填写关键信息即可创建智能体，可修改参数并保存模板；提供创建向导、帮助文档及在线咨询；支持智能体预览；</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781"/>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应用中心 - 账号管理</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组织架构</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搭建全行组织架构，支持增删改及批量导入；树形可视化展示，支持节点搜索；调整架构生成变更日志，权限自动同步；导出文件加密，共享时验证权限；</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人员账号管理</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支持账号全生命周期管理，操作留痕；支持批量操作（重置密码、调整组织、停用账号）；保留登录/操作日志；配置安全规则，支持手机验证码登录；</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90"/>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人员权限管理</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按“架构 + 角色”分配权限（含功能及数据范围）；支持权限审批，状态实时同步；支持角色权限继承，岗位变动时权限自动更新并保留记录；</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451"/>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应用中心 - RAG知识库管理</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数据关联</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内置RAG引擎，支持关联企业级私有知识库、外部合规数据库，并可插件化接入第三方知识库；</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511"/>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多模式检索</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支持多模式检索（如高质量模式、经济模式），允许用户自定义检索规则（如关键词权重、语义相似度阈值等）。</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检索溯源</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基于检索结果生成内容时自动标注来源（如文档章节、数据库条目），若检索相关性不足，系统将自动触发二次检索以优化结果。</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其他</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安全监控及日志统计</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记录平台上各类操作行为及问答数据，统计智能体应用的运行及使用情况，对敏感词和异常访问行为进行实时监测和预警，并采取相应阻断措施；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系统集成</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AI应用中心与智能体开发平台、知识库管理平台深度集成，支持行内相关系统的对接，如统一用户安全登录平台、协同办公系统等；</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 智能触客中心</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模块组成简要说明：支持多种智能触客方式，支持基本信息管理、分级管理、分组管理，展示多维度服务交互情况；展示资费详情，支持多规则服务任务创建；支持关怀短信发送；支持服务质检及情绪识别。</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bl>
      <w:tblPr>
        <w:tblStyle w:val="924"/>
        <w:tblInd w:w="90" w:type="dxa"/>
        <w:tblW w:w="9062"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32"/>
        <w:gridCol w:w="930"/>
        <w:gridCol w:w="1290"/>
        <w:gridCol w:w="6110"/>
      </w:tblGrid>
      <w:tr>
        <w:trPr>
          <w:trHeight w:val="556"/>
        </w:trPr>
        <w:tc>
          <w:tcPr>
            <w:tcBorders/>
            <w:tcW w:w="732"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center"/>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90"/>
        </w:trPr>
        <w:tc>
          <w:tcPr>
            <w:tcBorders/>
            <w:tcW w:w="732"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性能要求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性能要求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center"/>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要求支撑至少300人同时使用；</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1474"/>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触达功能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联络提醒</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弹窗提醒：工作台需要提供弹窗提醒功能，展示客户信息；</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响铃提醒：工作台需提供振铃提醒功能；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3.支持联系计划和联系计划提醒：平台需提供联系计划功能，方便员工记录与某客户的后续联系计划并提供备忘录，同时提供联系计划到期提醒功能，避免错过约定时间；</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触客过程处理</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支持联络转移及相关基础功能功能：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转接：通过转接功能，支持平台内部转和平台外部转；</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咨询：支持平台内部咨询功能，方便员工在触客过程中做问题咨询；</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3.三方会商：支持三方通信功能；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员工管理</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账号管理</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支持账号管理基础功能：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1.员工账号管理：提供组长管理功能，包括但不限于创建、修改、停用、删除等操作；</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2.账号权限配置：提供账号权限配置功能，不同权限账号配置不同角色，控制不同的访问权限和操作权限；</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员工状态监控</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支持员工状态监控功能：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状态配置：提供状态配置功能，状态应包含但不限于在线、忙碌、离线、小休等；</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状态切换：支持状态手动切换功能，可根据自身情况自主进行状态切换；</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3.状态监控：提供状态监控功能，平台监控展示员工状态；</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387"/>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工作台</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提供工作台相关功能：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1.主界面：包括工具条、触客、触客计划、企业通知、个人待办、统计等；</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2.客户信息：工作台应具备客户信息展示功能，包含但不限于客户信息添加、修改、一键触客等功能；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3.触达记录：工作台应提供记录功能，包含但不限于当日记录、历史记录、记录详情、录音播放下载等功能；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客户信息管理</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客户资料管理</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提供客户信息管理功能：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1.客户资料管理：提供客户资料管理功能，包含但不限于客户信息录入、查询、修改、删除等操作，客户资料内容包含但不限于客户姓名、联系方式、住址、所属公司/单位等；</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2.客户记录：提供客户沟通记录查询和客户一键触客功能；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2"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客户打标</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提供客户打标功能：平台应具备客户信息打标功能，支持自定义标签；</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697"/>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触达任务模式</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预测试</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提供预测试任务发起功能：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1.任务导入：平台应具备触达清单导入功能；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2.策略配置：触达任务支持策略配置，策略内容包含但不限于任务数据有效期、归属技能组、网关、并发量等相关信息</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3.自动触客：平台根据策略选择自动发起触客，并实现自动分配服务人员；</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预览式</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提供预览式功能：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任务导入：平台应具备清单导入功能；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分配规则：平台应提供任务分配规则选择，分配规则应支持多人平均分配；</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3.一键触客：平台应提供任务一键触客功能；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861"/>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能力接口开放</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开放接口</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平台应具备APP/小程序接口赋能功能：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平台提供接口或嵌入形式实现为APP/小程序赋能，通过移动端发起触客；</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通知预警接口</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通知接口根据参数传输可客户联络信息、播报内容信息，实现指定渠道，将参数中文本内容转成语音，并播报给客户；</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758"/>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触客记录</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触客记录查询</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平台应提供触客记录功能：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1.记录存储：平台应存储全部的沟通信息；</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2.历史数据留存：平台应具备历史记录留存和查询功能；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录音播放下载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平台应提供录音相关功能：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录音留存：平台应保存通过录音，并提供查询提取功能；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2.录音播放下载：平台应提供录音的播放、下载功能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8</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统计报表</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数据分析</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平台应具备多维度统计报表，包括但不限于触客量（日/ 周/月）、接通率、平均时长、工作量、客户满意度等；</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业务监控</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平台业务监控</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平台应具备业务监控功能: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1.业务监控：平台应具备业务监控功能，监控内容包含单不限于当日工作、接通率、振铃时长等相关内容，并提供图标展示；</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2.监控：平台应具备技能组状态监控功能，监控内容包含但不限于各状态的员工数量（如空闲、工作、离线等），同时提供对员工的监听、强拆、强插、强踢等操作。</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智能触客</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任务创建与配置</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支持创建催收、产品营销、服务通知等多类型触客任务，可配置任务时间窗、重试策略（忙线/无人接时自动重试次数、间隔）、话术模板（支持文本/语音模板自定义，可插入客户姓名、业务信息等变量）；</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话术交互（FAQ）</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集成 ASR（语音识别）与 TTS（语音合成）能力，支持多轮智能对话，可识别客户意图并自动触发对应流程，具备投诉预警识别功能，当检测客户情绪过激时自动调整话术或暂停任务；</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任务监控与分析</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实时展示任务进度（已完成量、待触达量、接通率）、关键指标（意向客户数、拒绝率、平均时长），支持按任务维度、时间段筛选数据；自动生成智能触客分析报表，包含任务效果评估、客户反馈分类统计，报表可导出；</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智能质检</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质检规则配置质检规则配置</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支持按业务场景（如营销、客服）自定义质检维度（话术合规、服务态度、信息准确性等），设置评分标准及权重，规则可灵活调整并保存模板；</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自动化质检</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基于 AI 技术对录音进行全量质检，识别违规内容（如敏感词、话术遗漏）并标注，生成质检初步结果；</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人工复检</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支持人工抽查或对自动化质检存疑的录音进行复检，可标注复检意见，修正质检结果；支持人工抽查或对自动化质检存疑的录音进行复检，可标注复检意见，修正质检结果；</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质检结果应用</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自动生成质检评分报表，支持质检结果对外反馈、跟踪；</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 多模态模型应用工具</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模块组成简要说明：聚焦多类型数据的 AI 处理能力，包含 OCR 应用工具、语音处理工具、文档解析工具三大模块，分别实现图像识别提取、语音转写合成、文档结构化解析，为各业务场景提供非结构化数据处理支撑，提升信息提取效率与准确性。</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bl>
      <w:tblPr>
        <w:tblStyle w:val="924"/>
        <w:tblInd w:w="235" w:type="dxa"/>
        <w:tblW w:w="8827"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43"/>
        <w:gridCol w:w="1002"/>
        <w:gridCol w:w="1332"/>
        <w:gridCol w:w="5750"/>
      </w:tblGrid>
      <w:tr>
        <w:trPr/>
        <w:tc>
          <w:tcPr>
            <w:tcBorders/>
            <w:tcW w:w="743"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002"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332"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5750"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43"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002" w:type="dxa"/>
            <w:vAlign w:val="center"/>
            <w:vMerge w:val="restart"/>
            <w:noWrap w:val="false"/>
          </w:tcPr>
          <w:p>
            <w:pPr>
              <w:pBdr/>
              <w:spacing w:line="360" w:lineRule="auto"/>
              <w:ind w:firstLine="480"/>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模态模型应用工具</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332" w:type="dxa"/>
            <w:vAlign w:val="center"/>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OCR 应用工具</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5750"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人像识别：支持多格式图像，用于身份核验；通用 OCR：支持印刷体/手写体识别，多语言覆盖，提取合同/表单/票据文字；身份证 OCR：识别身份证核心信息，对接客户系统核验，结果可导出；营业执照 OCR：识别企业关键信息，兼容多类型执照，提供服务接口。</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43"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00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332"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语音处理工具</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5750"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语音识别：支持多语言，支持实时处理及离线音频处理，支持文本编辑标注；语音合成：提供多类基础音色，支持语速/音调调整，输出多格式音频，支持批量合成，提供质量评分，提供服务接口。</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W w:w="743"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00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332"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文档解析工具</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5750"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PDF 解析：提取文本/表格/图片，支持加密解密，表格可导出，保留原格式，同步至知识库；Word 解析：提取文字/段落/表格/图片，保留样式并转换格式，支持在线编辑后重新生成 Word；Excel 解析：提取数据/公式/格式，批量导入数据中台，支持加密解密，按sheet导出，记录修改日志，提供服务接口。</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07" w:name="OLE_LINK13"/>
      <w:r/>
      <w:bookmarkStart w:id="108" w:name="OLE_LINK14"/>
      <w:r>
        <w:rPr>
          <w:rFonts w:hint="eastAsia" w:ascii="仿宋_GB2312" w:hAnsi="宋体" w:eastAsia="仿宋_GB2312" w:cs="Times New Roman"/>
          <w:color w:val="000000"/>
          <w:sz w:val="24"/>
          <w:szCs w:val="20"/>
          <w:lang w:val="en-US" w:eastAsia="zh-CN" w:bidi="ar-SA"/>
        </w:rPr>
        <w:t xml:space="preserve">7 AI智能体</w:t>
      </w:r>
      <w:bookmarkEnd w:id="107"/>
      <w:r/>
      <w:bookmarkEnd w:id="108"/>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7.1运营管理助手</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模块组成简要说明：运营管理助手聚焦银行日常运营效率提升，包含自动化任务处理、业务咨询与辅助两大功能模块，覆盖账户管理、账务处理、工单处理等核心运营场景，通过 AI 自动化替代重复性工作，并提供实时业务咨询与操作指导，减轻基层工作负担。具体内容及响应格式如下：</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bl>
      <w:tblPr>
        <w:tblStyle w:val="919"/>
        <w:tblInd w:w="62" w:type="dxa"/>
        <w:tblW w:w="9024" w:type="dxa"/>
        <w:tblCellMar>
          <w:left w:w="10" w:type="dxa"/>
          <w:top w:w="0" w:type="dxa"/>
          <w:right w:w="10" w:type="dxa"/>
          <w:bottom w:w="0"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745"/>
        <w:gridCol w:w="753"/>
        <w:gridCol w:w="984"/>
        <w:gridCol w:w="6542"/>
      </w:tblGrid>
      <w:tr>
        <w:trPr/>
        <w:tc>
          <w:tcPr>
            <w:tcBorders/>
            <w:tcMar>
              <w:left w:w="120" w:type="dxa"/>
              <w:top w:w="60" w:type="dxa"/>
              <w:right w:w="120" w:type="dxa"/>
              <w:bottom w:w="30" w:type="dxa"/>
            </w:tcMar>
            <w:tcW w:w="745"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75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84"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542"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Mar>
              <w:left w:w="120" w:type="dxa"/>
              <w:top w:w="60" w:type="dxa"/>
              <w:right w:w="120" w:type="dxa"/>
              <w:bottom w:w="30" w:type="dxa"/>
            </w:tcMar>
            <w:tcW w:w="745"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753"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运营管理助手</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8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自动化任务处理</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542"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账户管理：提供合规性校验、信息维护、注销审核功能；账务处理：支持自动核对（差异自动生成报告）、自动记账；工单处理：实现自动分类、派单、回复，提升自动化处理率；</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Mar>
              <w:left w:w="120" w:type="dxa"/>
              <w:top w:w="60" w:type="dxa"/>
              <w:right w:w="120" w:type="dxa"/>
              <w:bottom w:w="30" w:type="dxa"/>
            </w:tcMar>
            <w:tcW w:w="745"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753"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8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业务咨询与辅助</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542"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实时问答：整合知识库，支持文本/语音咨询，无法回答时转人工；操作指导：生成 step-by-step 指引（含截图），实时推送；业务提醒：自定义提醒规则，多方式推送提醒；</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09" w:name="OLE_LINK9"/>
      <w:r/>
      <w:bookmarkStart w:id="110" w:name="OLE_LINK10"/>
      <w:r>
        <w:rPr>
          <w:rFonts w:hint="eastAsia" w:ascii="仿宋_GB2312" w:hAnsi="宋体" w:eastAsia="仿宋_GB2312" w:cs="Times New Roman"/>
          <w:color w:val="000000"/>
          <w:sz w:val="24"/>
          <w:szCs w:val="20"/>
          <w:lang w:val="en-US" w:eastAsia="zh-CN" w:bidi="ar-SA"/>
        </w:rPr>
        <w:t xml:space="preserve">7.2法律法规助手</w:t>
      </w:r>
      <w:bookmarkEnd w:id="109"/>
      <w:r/>
      <w:bookmarkEnd w:id="110"/>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模块组成简要说明：法律法规助手是银行合规管理的 AI 支撑工具，包含法规服务能力、合同审查功能、合规辅助与培训三大模块，实现金融法规整合更新、多维度检索解读、合同合规风险自动识别，以及合规检查与培训自动化，保障业务合规运营。具体内容及响应格式如下：</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bl>
      <w:tblPr>
        <w:tblStyle w:val="919"/>
        <w:jc w:val="center"/>
        <w:tblInd w:w="965" w:type="dxa"/>
        <w:tblW w:w="8681" w:type="dxa"/>
        <w:tblCellMar>
          <w:left w:w="128" w:type="dxa"/>
          <w:top w:w="80" w:type="dxa"/>
          <w:right w:w="128" w:type="dxa"/>
          <w:bottom w:w="80"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744"/>
        <w:gridCol w:w="872"/>
        <w:gridCol w:w="1377"/>
        <w:gridCol w:w="5688"/>
      </w:tblGrid>
      <w:tr>
        <w:trPr>
          <w:jc w:val="center"/>
          <w:trHeight w:val="0"/>
          <w:tblHeader/>
        </w:trPr>
        <w:tc>
          <w:tcPr>
            <w:tcBorders/>
            <w:tcW w:w="744"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872"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377"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5688"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jc w:val="center"/>
          <w:trHeight w:val="1570"/>
        </w:trPr>
        <w:tc>
          <w:tcPr>
            <w:tcBorders/>
            <w:tcW w:w="744"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872" w:type="dxa"/>
            <w:vAlign w:val="center"/>
            <w:vMerge w:val="restart"/>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法律法规助手</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377"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法规服务能力</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5688"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法规整合与更新：整合金融领域法规（含全文/解读/细则），定期更新，支持状态设置；多维度检索：支持多方式检索，结果按相关性 + 时效性排序；法规解读与咨询：提供通俗化解读（合规部门审核），支持自然语言咨询，标注法规条款及文号。</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jc w:val="center"/>
          <w:trHeight w:val="1303"/>
        </w:trPr>
        <w:tc>
          <w:tcPr>
            <w:tcBorders/>
            <w:tcW w:w="744"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87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377"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合同审查功能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5688"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审查范围：覆盖银行主要在用合同类型；审查能力：识别合规风险点，标注风险等级及整改建议；审查效率与报告：高效完成合同审查，自动生成报告（含基本信息/风险点/建议/结论），支持导出/批注/审批流转。</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jc w:val="center"/>
          <w:trHeight w:val="0"/>
        </w:trPr>
        <w:tc>
          <w:tcPr>
            <w:tcBorders/>
            <w:tcW w:w="744"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87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377"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合规辅助与培训</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5688"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合规检查清单：按场景生成清单；合规培训：提供视频+文档课程、在线测试（自动判分+错题解析），记录培训进度/成绩，生成报表；消费者权益保护辅助功能：按场景生成清单，配合行内建设消费者权益保护知识库，支撑全行消费者权益保护应用场景。</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7.3智能办公助手</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围绕银行全办公链路（包括但不限于行政支撑、人事管理、财务报销、档案管理、跨部门协同等），打造集“智能流程、智能协同、智能采集、智能写作”于一体的智能办公助手，实现以下价值：</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bl>
      <w:tblPr>
        <w:tblStyle w:val="919"/>
        <w:tblInd w:w="0" w:type="dxa"/>
        <w:tblW w:w="9085" w:type="dxa"/>
        <w:tblCellMar>
          <w:left w:w="10" w:type="dxa"/>
          <w:top w:w="0" w:type="dxa"/>
          <w:right w:w="10" w:type="dxa"/>
          <w:bottom w:w="0"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804"/>
        <w:gridCol w:w="1306"/>
        <w:gridCol w:w="1519"/>
        <w:gridCol w:w="5456"/>
      </w:tblGrid>
      <w:tr>
        <w:trPr>
          <w:trHeight w:val="587"/>
        </w:trPr>
        <w:tc>
          <w:tcPr>
            <w:tcBorders/>
            <w:tcMar>
              <w:left w:w="120" w:type="dxa"/>
              <w:top w:w="60" w:type="dxa"/>
              <w:right w:w="120" w:type="dxa"/>
              <w:bottom w:w="30" w:type="dxa"/>
            </w:tcMar>
            <w:tcW w:w="804"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306"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519"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5456"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713"/>
        </w:trPr>
        <w:tc>
          <w:tcPr>
            <w:tcBorders/>
            <w:tcMar>
              <w:left w:w="120" w:type="dxa"/>
              <w:top w:w="60" w:type="dxa"/>
              <w:right w:w="120" w:type="dxa"/>
              <w:bottom w:w="30" w:type="dxa"/>
            </w:tcMar>
            <w:tcW w:w="804"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306"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智能办公助手</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519"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智能流程自动化</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5456"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提升办公中人工重复性工作（如报销审核、档案归档）的效率，减少无效工时的消耗；</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426"/>
        </w:trPr>
        <w:tc>
          <w:tcPr>
            <w:tcBorders/>
            <w:tcMar>
              <w:left w:w="120" w:type="dxa"/>
              <w:top w:w="60" w:type="dxa"/>
              <w:right w:w="120" w:type="dxa"/>
              <w:bottom w:w="30" w:type="dxa"/>
            </w:tcMar>
            <w:tcW w:w="804"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306"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519"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智能协同</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5456"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缩短跨部门协同周期（如跨支行材料审批、跨部门项目协作），打破信息壁垒；</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322"/>
        </w:trPr>
        <w:tc>
          <w:tcPr>
            <w:tcBorders/>
            <w:tcMar>
              <w:left w:w="120" w:type="dxa"/>
              <w:top w:w="60" w:type="dxa"/>
              <w:right w:w="120" w:type="dxa"/>
              <w:bottom w:w="30" w:type="dxa"/>
            </w:tcMar>
            <w:tcW w:w="804"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306"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519"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智能采集</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5456"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利用RPA+AI能力，自动抓取识别价值 信息，提升数据时效性和准确性。</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322"/>
        </w:trPr>
        <w:tc>
          <w:tcPr>
            <w:tcBorders/>
            <w:tcMar>
              <w:left w:w="120" w:type="dxa"/>
              <w:top w:w="60" w:type="dxa"/>
              <w:right w:w="120" w:type="dxa"/>
              <w:bottom w:w="30" w:type="dxa"/>
            </w:tcMar>
            <w:tcW w:w="804"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306"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519"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智能写作</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5456"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辅助员工高效写作，应用于新闻、公告、协同等场景，汇聚海量公文等知识资源提供专业且权威的公文服务。</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7.4营销服务助手</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营销服务助手聚焦客户营销转化效能提升，包含CRM协同与数据应用、智能营销功能两大模块，通过与CRM系统深度对接优化客户画像，实现智能外呼、短信/APP精准触达、营销质检及效果分析，助力精准营销与客户转化。具体内容如下：</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bl>
      <w:tblPr>
        <w:tblStyle w:val="919"/>
        <w:tblInd w:w="-222" w:type="dxa"/>
        <w:tblW w:w="9308" w:type="dxa"/>
        <w:tblCellMar>
          <w:left w:w="10" w:type="dxa"/>
          <w:top w:w="0" w:type="dxa"/>
          <w:right w:w="10" w:type="dxa"/>
          <w:bottom w:w="0"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786"/>
        <w:gridCol w:w="820"/>
        <w:gridCol w:w="1670"/>
        <w:gridCol w:w="6032"/>
      </w:tblGrid>
      <w:tr>
        <w:trPr/>
        <w:tc>
          <w:tcPr>
            <w:tcBorders/>
            <w:tcMar>
              <w:left w:w="120" w:type="dxa"/>
              <w:top w:w="60" w:type="dxa"/>
              <w:right w:w="120" w:type="dxa"/>
              <w:bottom w:w="30" w:type="dxa"/>
            </w:tcMar>
            <w:tcW w:w="786"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82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67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32"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687"/>
        </w:trPr>
        <w:tc>
          <w:tcPr>
            <w:tcBorders/>
            <w:tcMar>
              <w:left w:w="120" w:type="dxa"/>
              <w:top w:w="60" w:type="dxa"/>
              <w:right w:w="120" w:type="dxa"/>
              <w:bottom w:w="30" w:type="dxa"/>
            </w:tcMar>
            <w:tcW w:w="786"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820" w:type="dxa"/>
            <w:vAlign w:val="center"/>
            <w:vMerge w:val="restart"/>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营销服务助手</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670"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CRM协同与数据应用</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32"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数据对接：与CRM深度融合，实时获取客户相关数据；客户画像优化：构建360度客户画像，动态更新，确保准确率；</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Mar>
              <w:left w:w="120" w:type="dxa"/>
              <w:top w:w="60" w:type="dxa"/>
              <w:right w:w="120" w:type="dxa"/>
              <w:bottom w:w="30" w:type="dxa"/>
            </w:tcMar>
            <w:tcW w:w="786"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820"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670"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智能营销功能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32"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精准触达：支持智能外呼、短信营销、APP推送；AI质检：全覆盖外呼录音检查（话术合规/服务态度/信息准确性），实时提醒+生成报表；客户意向筛选：分析反馈识别意向等级，高意向客户及时推送客户经理，低意向客户纳入培育池；营销效果分析：统计多维度营销数据，支持A/B测试；</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7.5数智分析助手</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数智分析助手支持银行数据驱动决策，包含数据取数能力、分析与报告能力、个性化分析与协同能力三大模块，通过自然语言取数降低业务人员用数门槛，实现自动化报告生成、业务异常归因及跨部门协同分析，提升数据分析效率。具体内容如下：</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bl>
      <w:tblPr>
        <w:tblStyle w:val="919"/>
        <w:tblInd w:w="-6" w:type="dxa"/>
        <w:tblW w:w="9089" w:type="dxa"/>
        <w:tblCellMar>
          <w:left w:w="10" w:type="dxa"/>
          <w:top w:w="0" w:type="dxa"/>
          <w:right w:w="10" w:type="dxa"/>
          <w:bottom w:w="0"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820"/>
        <w:gridCol w:w="920"/>
        <w:gridCol w:w="1260"/>
        <w:gridCol w:w="6089"/>
      </w:tblGrid>
      <w:tr>
        <w:trPr/>
        <w:tc>
          <w:tcPr>
            <w:tcBorders/>
            <w:tcMar>
              <w:left w:w="120" w:type="dxa"/>
              <w:top w:w="60" w:type="dxa"/>
              <w:right w:w="120" w:type="dxa"/>
              <w:bottom w:w="30" w:type="dxa"/>
            </w:tcMar>
            <w:tcW w:w="82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2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26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89"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1452"/>
        </w:trPr>
        <w:tc>
          <w:tcPr>
            <w:tcBorders/>
            <w:tcMar>
              <w:left w:w="120" w:type="dxa"/>
              <w:top w:w="60" w:type="dxa"/>
              <w:right w:w="120" w:type="dxa"/>
              <w:bottom w:w="30" w:type="dxa"/>
            </w:tcMar>
            <w:tcW w:w="82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2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数智分析助手</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26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数据取数能力</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8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自然语言取数：支持业务人员自然语言查询，自动转SQL，支持自然语言调整条件；取数范围与权限：覆盖核心业务数据，按“部门 - 角色”控制权限，记录取数日志；数据导出与分享：支持多格式导出（含来源/口径），支持OA/邮件分享（验证权限），在线查看评论；</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rHeight w:val="1205"/>
        </w:trPr>
        <w:tc>
          <w:tcPr>
            <w:tcBorders/>
            <w:tcMar>
              <w:left w:w="120" w:type="dxa"/>
              <w:top w:w="60" w:type="dxa"/>
              <w:right w:w="120" w:type="dxa"/>
              <w:bottom w:w="30" w:type="dxa"/>
            </w:tcMar>
            <w:tcW w:w="82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2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26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分析与报告能力</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8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归因分析：自动分析业务异常原因，生成报告及改进建议；趋势预测：基于历史数据预测业务指标，支持场景模拟；自动化报告：自定义模板，自动生成多周期报告，自动推送OA/邮箱；可视化分析：提供多种图表，支持交互及多图表联动；</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r>
        <w:trPr/>
        <w:tc>
          <w:tcPr>
            <w:tcBorders/>
            <w:tcMar>
              <w:left w:w="120" w:type="dxa"/>
              <w:top w:w="60" w:type="dxa"/>
              <w:right w:w="120" w:type="dxa"/>
              <w:bottom w:w="30" w:type="dxa"/>
            </w:tcMar>
            <w:tcW w:w="82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2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26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个性化分析与协同能力</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8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自定义分析配置：支持自定义分析维度/指标，保存模板并按角色授权；角色适配分析：按角色自动推送分析内容，可配置更新频率；跨部门协同分析：支持多部门联合分析，提供协作空间（批注/共享/任务分配），日志同步，高效生成报告；外部数据融合分析：接入外部公开数据（定期更新），支持与行内数据中台连接和获取，支持多表联合分析；</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11" w:name="_Toc1902"/>
      <w:r>
        <w:rPr>
          <w:rFonts w:hint="eastAsia" w:ascii="仿宋_GB2312" w:hAnsi="宋体" w:eastAsia="仿宋_GB2312" w:cs="Times New Roman"/>
          <w:color w:val="000000"/>
          <w:sz w:val="24"/>
          <w:szCs w:val="20"/>
          <w:lang w:val="en-US" w:eastAsia="zh-CN" w:bidi="ar-SA"/>
        </w:rPr>
        <w:t xml:space="preserve">8其他支撑服务</w:t>
      </w:r>
      <w:bookmarkEnd w:id="111"/>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针对银行开展的数字化与智能化创新大赛，乙方需提供咨询设计、团队驻场支持以及场景开发服务，具体按照甲方要求执行。</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9基础技术要求</w:t>
      </w:r>
      <w:r>
        <w:rPr>
          <w:rFonts w:hint="eastAsia" w:ascii="仿宋_GB2312" w:hAnsi="宋体" w:eastAsia="仿宋_GB2312" w:cs="Times New Roman"/>
          <w:color w:val="000000"/>
          <w:sz w:val="24"/>
          <w:szCs w:val="20"/>
          <w:lang w:val="en-US" w:eastAsia="zh-CN" w:bidi="ar-SA"/>
        </w:rPr>
        <w:tab/>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9.1应用系统须采用B/S结构（即</w:t>
      </w:r>
      <w:r>
        <w:rPr>
          <w:rFonts w:hint="eastAsia" w:ascii="仿宋_GB2312" w:hAnsi="宋体" w:eastAsia="仿宋_GB2312" w:cs="Times New Roman"/>
          <w:color w:val="000000"/>
          <w:sz w:val="24"/>
          <w:szCs w:val="20"/>
          <w:lang w:val="en-US" w:eastAsia="zh-CN" w:bidi="ar-SA"/>
        </w:rPr>
        <w:fldChar w:fldCharType="begin"/>
      </w:r>
      <w:r>
        <w:rPr>
          <w:rFonts w:hint="eastAsia" w:ascii="仿宋_GB2312" w:hAnsi="宋体" w:eastAsia="仿宋_GB2312" w:cs="Times New Roman"/>
          <w:color w:val="000000"/>
          <w:sz w:val="24"/>
          <w:szCs w:val="20"/>
          <w:lang w:val="en-US" w:eastAsia="zh-CN" w:bidi="ar-SA"/>
        </w:rPr>
        <w:instrText xml:space="preserve"> HYPERLINK "https://baike.baidu.com/item/%E6%B5%8F%E8%A7%88%E5%99%A8/%E6%9C%8D%E5%8A%A1%E5%99%A8%E7%BB%93%E6%9E%84/2807000" \t "https://baike.baidu.com/item/B/S%E7%BB%93%E6%9E%84/_blank" </w:instrText>
      </w:r>
      <w:r>
        <w:rPr>
          <w:rFonts w:hint="eastAsia" w:ascii="仿宋_GB2312" w:hAnsi="宋体" w:eastAsia="仿宋_GB2312" w:cs="Times New Roman"/>
          <w:color w:val="000000"/>
          <w:sz w:val="24"/>
          <w:szCs w:val="20"/>
          <w:lang w:val="en-US" w:eastAsia="zh-CN" w:bidi="ar-SA"/>
        </w:rPr>
        <w:fldChar w:fldCharType="separate"/>
      </w:r>
      <w:r>
        <w:rPr>
          <w:rFonts w:hint="eastAsia" w:ascii="仿宋_GB2312" w:hAnsi="宋体" w:eastAsia="仿宋_GB2312" w:cs="Times New Roman"/>
          <w:color w:val="000000"/>
          <w:sz w:val="24"/>
          <w:szCs w:val="20"/>
          <w:lang w:val="en-US" w:eastAsia="zh-CN" w:bidi="ar-SA"/>
        </w:rPr>
        <w:t xml:space="preserve">浏览器/服务器模式</w:t>
      </w:r>
      <w:r>
        <w:rPr>
          <w:rFonts w:hint="eastAsia" w:ascii="仿宋_GB2312" w:hAnsi="宋体" w:eastAsia="仿宋_GB2312" w:cs="Times New Roman"/>
          <w:color w:val="000000"/>
          <w:sz w:val="24"/>
          <w:szCs w:val="20"/>
          <w:lang w:val="en-US" w:eastAsia="zh-CN" w:bidi="ar-SA"/>
        </w:rPr>
        <w:fldChar w:fldCharType="end"/>
      </w:r>
      <w:r>
        <w:rPr>
          <w:rFonts w:hint="eastAsia" w:ascii="仿宋_GB2312" w:hAnsi="宋体" w:eastAsia="仿宋_GB2312" w:cs="Times New Roman"/>
          <w:color w:val="000000"/>
          <w:sz w:val="24"/>
          <w:szCs w:val="20"/>
          <w:lang w:val="en-US" w:eastAsia="zh-CN" w:bidi="ar-SA"/>
        </w:rPr>
        <w:t xml:space="preserve">），须支持Chrome浏览器（V89以上）、Firefox浏览器、Edge浏览器（V89以上），兼容IE8及以上版本的IE浏览器、主流国产化浏览器等。</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9.2应用系统的实现采用前后端分离设计，前端展示同后端业务逻辑完全解耦，前后端通过服务的方式进行交互。</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9.3应用系统前端服务基于JavaScript语言开发，采用vue.js开发框架，版本在3.0及以上。</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9.4应用系统后端服务基于Java语言开发，支持在openjdk8及以上版本运行，采用spring开发框架并以微服务方式实现。</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9.5应用系统开发要求符合Eslint、Sonar等主流代码规范，保持应用轻量（即框架轻量、组件化轻量、插件引入轻量化、编码轻量化）。</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 平台实施保障要求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10.1乙方须给出系统架构的整体设计方案，并根据架构方案给出软硬件建议配置，对系统的各项性能指标给出相应的承诺(数据的加载时间、查询时间、并发用户数等)。说明解决方案中需要的所有硬件和软件的类型和版本要求以及硬件上需要安装或运行的软件产品。</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10.2乙方必须具备对其提供的应用软件、中间件或其他软硬件安装部署的能力。如果解决方案中使用了第三方系统软件、工具软件，乙方负责第三方软件集成，包括全部安装、调试、技术支持、培训等。</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10.3乙方详细阐述该项目系统内部或本项目涉及系统之间的访问逻辑关系图，并以图表形式标明系统之间的数据流量走向图。</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10.4乙方部署方案需支持分布式微服务部署，支持负载均衡部署，支持DNS域名访问。</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10.5乙方需提供系统备份和删除策略、应急切换方案、备份程序（备份内容包括应用、数据、脚本、日志等重要信息），由备份管理员进行验收。</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10.6系统支持应用级自动负载均衡、高可靠性集群技术方案，实现服务动态分配及横向、纵向扩展，扩展实例或机器时不影响正常运行实例。性能上应能满足未来3-5年的业务发展要求；同时在系统访问量较大、数据较多的情况下，实现负载均衡的效果；系统支持两地三中心部署。</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10.7系统集成部署架构要支持X86架构、分布式集群部署；系统部署要兼容主流操作系统、数据库和中间件等；系统支持信创服务器、X86服务器、虚拟机、容器、云平台等模式部署；数据库要支持传统的关系型数据库，能实现数据库的集群部署和双机热备。</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11系统可靠性要求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11.1本产品所涉及的各系统需要提供7*24小时可靠服务。</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11.2需要对应用资产和系统数据库进行每天备份，确保系统故障时对应用资产和数据库恢复的有效性。以满足当日系统故障时对数据库的恢复需要。</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11.3系统应保证在高负荷状态下能提供不间断的可靠服务，保障系统的高可用。</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12数据合规要求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系统定制开发部分在数据标准、数据质量、数据处理、数据分类等方面应严格遵循招标人数据管控规范的要求，需配合招标人数据治理工作，规范数据字典,提供完善的数据管理功能，针对系统参数库能够提供数据字典。</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在数据架构设计方面，数据层（数据库、文件系统等）应进行逻辑隔离，数据结构清晰，严格控制访问权限。应考虑到数据表空间与索引表空间分离、数据清理、数据下档等因素，各字段设计应遵循招标人数据治理规范，满足数据管控和治理要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13风险控制要求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13.1对关键数据进行加密存储、加密传输，采用招标人认可的数据加密方式，以保证数据之间的完整性依赖关系。</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13.2遵循招标人应用系统日志规范，支持统一日志管理和自动日志归档处理，提供完整的日志功能，便于追踪。系统对常用业务、故障信息、重要操作事件自动记录操作日志，并至少存储一年（可根据需求对接行内日志管理平台），以备稽查和审计；系统在运行时可根据参数配置记录运行日志，运行日志的级别可根据系统参数进行调整，包括运行级、监控级和调试级等。</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13.3保证用户安全机制，对组、用户、功能、客户的安全性控制。保证系统安全性，防止工作人员的误操作，将应用软件的安全性与操作系统、数据库管理系统的安全性机制独立，可以做到分人管理、职责明确，可追溯性强。</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13.4采用加密技术对敏感数据进行加密，保证数据传输的安全可靠性。</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13.5 发生系统业务中断事件后，乙方应及时协助招标人恢复系统运行和备份数据，应急恢复目标为4个小时内。</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14系统安全性要求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14.1本项目在应用安全、数据安全、通讯安全、系统安全等方面应严格遵循招标人的安全规范要求。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14.2在应用安全方面，平台应具备防劫持、防篡改、防非授权使用、防二次打包等常见网络攻击的应对能力，包括但不限于短信劫持、界面劫持、键盘窃听、核心算法及业务逻辑泄露、SQL注入、跨站脚本XSS攻击、网页篡改、暴力注册、暴力破解、交易信息篡改、交易重放、重复提交、短信轰炸、DDoS、水平和垂直越权、Session重放等安全防范能力；服务端具备API准入、权限校验、流量控制、身份核验等功能；涉及用户信息使用，必须经过用户授权同意，并严格遵循最小授权、必须知悉原则，避免用户信息泄露。</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14.3在数据安全方面，数据的加工、存储和应用应严格遵循招标人数据分类分级保护的安全要求。密码应使用不可逆的加密算法进行加密处理存储，传输数据和日志文件中应能对敏感数据使用标记化、加密等技术进行脱敏处理，避免造成敏感信息泄露。</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14.4在通讯安全方面，与第三方之间的数据传输，应采用数字证书PKI等技术进行数据报文的加密及数字签名，保证数据传输的机密性、完整性、防篡改和身份鉴别；</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14.5在系统安全方面，应满足招标人系统安全控制要求，包括但不限于系统密码使用规范（避免使用弱口令、用户名或密码通过配置文件加载并进行加密处理、密码具备超期提示）、WAF应用防护配置标准、HIDS主机入侵防御配置标准、杀毒软件配置标准等。</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15易维护性要求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请乙方根据自身产品情况提供应用系统在易维护性方面提供的能力和实现方案，包括但不限于以下几个方面：</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15.1提供系统完善的日志流水记录，定义多级日志级别，通过参数灵活进行调整，通过系统日志可实现错误的快速定位和排查；</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15.2提供完善的日志存放、查看、检索、备份、恢复等管理功能，日志内容应完整、准确，日志信息应结构化、分类别、分级别、分层次存放，避免信息的冗余和混乱，提供参数化配置管理方式；</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15.3阐述系统在软件层面易维护性所具备的能力；</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15.4支持不停机维护。</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16功能可扩展要求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16.1对未来可能出现业务的扩展，无论是在功能还是系统处理能力方面，均要求系统设计方案充分考虑其良好的扩展性。</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16.2针对系统后续需求对系统处理能力的扩展要求，乙方应充分分析系统各处理环节对性能的要求，以及其中可能存在的瓶颈。同时应考虑从系统硬件架构、软件架构等方面设计合理的易于扩展的方案，并通过测试和评估为硬件架构设计完善提供依据。</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16.3乙方应充分理解AI应用建设的需求，能够从软件架构、软件功能、数据结构设计等多方面均采用灵活的机制，方便系统扩充和变更。乙方应详细阐述其合理的实施方案，详细阐述其在本系统中如何应用系统的易扩展性增加需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16.4系统的设计容量能满足和支持未来业务三至五年发展的需要，支持功能性拓展；要支持并适应硬件平台、支撑软件上的扩展能力；系统功能应形成结构化、模块化、参数化，模块和代码能方便复用，能进行方便的二次开发和平滑的版本升级；支持分布式数据管理，支持多数据源间的访问连接，能方便地与其它相关的应用系统集成在一起；系统具备多用户和多任务操作能力；能够支持第三方系统的批量作业调度；能够支持第三方系统的运行监控。</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7平台建设合规性要求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17.1安全保密性：涉及到行内重要的信息数据需要进行加密处理，系统对一般用户不提供批量用户信息数据的导出功能。</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17.2系统需要对系统用户的操作轨迹进行记录，尤其是涉及到用户系统使用情况，用户操作情况等。</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18实施团队要求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（1）要求乙方项目总监及以上管理人员定期到现场监督项目进度，及时汇报项目风险，确保项目按计划完成。</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项目经理至少1名：在项目中负责本项目的计划、组织、实施、协调、人员配置并监督工作情况及进度等工作，负责各方的沟通联系；具有业务场景分析、集成、实施项目的丰富经验和较强的沟通协调能力；具有预见和应对项目风险能力。</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（3）技术/开发经理至少1名：要求具备 3年以上工作经验，熟练掌握产品底层技术栈、应用架构、数据结构、接口设计等，</w:t>
      </w:r>
      <w:bookmarkStart w:id="112" w:name="OLE_LINK6"/>
      <w:r>
        <w:rPr>
          <w:rFonts w:hint="eastAsia" w:ascii="仿宋_GB2312" w:hAnsi="宋体" w:eastAsia="仿宋_GB2312" w:cs="Times New Roman"/>
          <w:color w:val="000000"/>
          <w:sz w:val="24"/>
          <w:szCs w:val="20"/>
          <w:lang w:val="en-US" w:eastAsia="zh-CN" w:bidi="ar-SA"/>
        </w:rPr>
        <w:t xml:space="preserve">熟悉AI应用技术开发</w:t>
      </w:r>
      <w:bookmarkEnd w:id="112"/>
      <w:r>
        <w:rPr>
          <w:rFonts w:hint="eastAsia" w:ascii="仿宋_GB2312" w:hAnsi="宋体" w:eastAsia="仿宋_GB2312" w:cs="Times New Roman"/>
          <w:color w:val="000000"/>
          <w:sz w:val="24"/>
          <w:szCs w:val="20"/>
          <w:lang w:val="en-US" w:eastAsia="zh-CN" w:bidi="ar-SA"/>
        </w:rPr>
        <w:t xml:space="preserve">。具备良好的沟通能力和团队协作能力，能够与开发人员、项目经理、业务人员、测试人员等其他角色有效沟通，确保项目工作的顺利进行。</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系统开发人员至少3名：具有3年以上软件项目开发工作经验，熟悉AI应用软件项目开发。具备良好的沟通能力和团队协作能力，能够与项目经理、技术经理、测试人员、业务人员等其他角色有效沟通，确保开发工作的顺利进行。</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系统测试人员至少1名：具有3年以上软件项目测试经验，具有至少1个本公司产品系统项目的测试经验；熟悉系统测试流程和方法，能够独立完成测试计划的制定、测试用例的设计和执行、缺陷跟踪和管理、测试报告的编写等；具备良好的沟通能力和团队协作能力，能够与开发人员、产品经理、业务人员等其他角色有效沟通，确保测试工作的顺利进行。</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项目启动阶段，乙方驻场项目人员必须经过我行面试，对于面试不通过的人员，乙方须无条件更换人员直至面试通过。项目实施阶段，如违反我行规定或我行认为不能胜任工作的项目人员，乙方须无条件更换人员直至我行面试通过。</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乙方要保持项目实施团队的稳定性，项目组主要实施成员在未经行方允许的前提下，不得擅自调离项目组。如因其他不可抗力原因需要更换人员，乙方必须按照要求提供同等工作年限、能力、资质的人员，并经甲方书面同意方可变更。仅有合同关系而非本公司雇员的团队成员要明确提示给甲方。</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8）乙方需提供参与本项目的人员名单、简历、在本项目中的角色定位、人员级别、资质情况、主要参与阶段、同类项目工作经历（具体说明合作单位名称、项目名称、项目时间、在项目中担任的角色、从事的主要工作内容）。其中人员资质情况需要提供资质证书复印件，仅有合同关系而非本公司雇员的团队成员要明确提示给甲方。</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（9）项目采用驻场开发模式，项目实施期间以及后续运维期间必须要有开发人员驻场。</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（10）如乙方不能满足甲方项目实施进度与项目阶段成果质量要求，乙方应按甲方要求增加项目资源配置（含人员）。</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（11）在项目实施过程中，针对关键或重大问题，应承诺调动资源给予支持，委派专家到现场解决问题，并不得影响项目的整体进程。</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19 技术转移要求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本项目完成后，项目相关的所有知识产权【包含专利权、著作权（计算机软件）】归甲方所有，乙方应免费向甲方提供本项目全部应用源代码及相关文档等并承诺甲方对项目全部资源拥有永久所有权及使用权。</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（1）乙方必须提供所有本项目相关的程序源代码以及相应的编译脚本，由源代码编译出的目标必须与生产环境使用的目标软件完全一致。</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（2）源程序必须符合统一、严谨的规范，程序模块划分清晰，模块之间耦合性小，源程序应含适量的注释，以利于程序的二次开发和维护。</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（3）提供系统源代码的所有技术文档，向甲方进行技术转移，以便甲方自主进行日常运行维护和二次开发，甲方承诺保密和不向第三方转移。</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（4）乙方须按甲方要求上传至行内代码库统一管理。</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（5）甲方有权利用乙方按照本合同约定提供的研究开发成果（含源代码），进行后续改进。由此产生的具有实质性或创造性技术进步特征的新的技术成果及其权利归属，由甲方享有。</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（6）乙方无偿提供本次项目开发的所有源代码并配合甲方进行实施部署。</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（7）乙方须保证其所完成本项目的上述产品没有侵犯任何第三人的知识产权和商业秘密等权利，如甲方使用乙方产品构成上述侵权的，则由乙方承担全部责任。</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20 项目交付文档要求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乙方须按阶段提交包括但不仅限于以下文档：</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（1）《项目启动会方案》</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（2）《项目工作说明书》</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（3）项目实施计划、项目周报、项目阶段汇报、会议纪要</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（4）《需求规格说明书》《系统规格说明书》</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（5）《概要设计说明书》《详细设计说明书（命名规范、编程规范、应用接口规范、安全规范等》《数据库设计说明书（含数据字典）》《数据血缘关系表》</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（6）《性能测试报告》</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（7）《测试方案和测试案例》</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（8）《项目测试验收报告》</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（9）《系统上线/投产方案》</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（10）《系统操作手册》、《系统运维手册》、系统数据库脱敏脚本（包含所有涉及客户信息的表和字段）</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（11）安装手册（包含操作系统、数据库、双机软件、通讯软件、应用程序等的硬件配置要求、安装参数、版本要求、安装过程等）</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（12）《系统应急预案》</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 源代码文件及所有使用的全部开源组件或插件清单（包含名称、版本号、用途、来源、使用说明等信息）</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（14）《项目验收报告》</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（15）《项目后评价报告》</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（16）甲方需要的其他材料。</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17）对于项目实施阶段目标设定的文档交付物，将作为本阶段工作完成的里程碑标志之一。对于文档交付物的描述应包含但不限于：各个阶段名称、阶段目标、交付物描述、形式（即文件、演示文稿、软件系统等）、建议接受标准、阶段负责人等。</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21培训要求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乙方应配合甲方人员完成项目知识转移工作，并完成全面的项目培训工作。乙方应通过培训、参与开发以及其它乙方认为合适的方式，实现知识转移，乙方应具体说明向甲方转移知识和技能的计划、方式和进度。</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21.1知识转移的要求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（1）乙方应提供与XXX系统软件包相关的设计文档，如该产品完整开发生命周期中使用或遵循的开发方法、设计文档、应用规范等。</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（2）乙方应按照甲方要求提供在项目实施过程中产生的所有相关产出文档。</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21.2培训的要求</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乙方应确保在系统开发和建设中所提供的培训是全面而系统的，并与甲方协商安排，准备详细的培训计划，说明培训对象、内容、时间、地点等。具体包括但不限于：</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（1）要求乙方负责对所有参与项目的相关人员进行培训，使之能够熟练使用系统。</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（2）要求乙方负责对业务人员进行系统使用培训，使总、分、支行的相关业务人员能够熟练使用系统。</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（3）要求乙方提供参数配置培训计划，使甲方相关业务人员能够熟练完成相关的业务参数配置工作。</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（4）要求乙方提供开发人员培训计划，使甲方开发人员能够熟练完成系统的二次开发和相关技术参数配置工作，达到甲方开发人员熟练掌握该平台二次开发、测试环境和开发流程水平。</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（5）要求乙方提供系统管理员、运维人员进行培训，使甲方系统管理员、熟练完成系统的安装、运行、维护等内容，甲方运维人员能够掌握系统的日常运行维护工作。</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21.3 培训内容</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（1）产品讲解培训：对系统产品进行讲解、业务需求分析培训等。</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（2）软件运行维护培训:系统的运行软件安装、系统故障处理、日常运行维护、数据备份与恢复及数据清理等。</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（3）系统开发培训：系统应用软件、开发语言、开发工具、中间件、数据加工、数据分析等。</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（4）应用管理培训：应用软件调整及维护、日常管理要求等。</w:t>
      </w: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default" w:eastAsia="宋体"/>
          <w:lang w:val="en-US" w:eastAsia="zh-CN"/>
        </w:rPr>
      </w:pPr>
      <w:r>
        <w:rPr>
          <w:rFonts w:hint="eastAsia" w:ascii="仿宋_GB2312" w:hAnsi="宋体" w:eastAsia="仿宋_GB2312" w:cs="Times New Roman"/>
          <w:color w:val="000000"/>
          <w:sz w:val="24"/>
          <w:szCs w:val="20"/>
          <w:lang w:val="en-US" w:eastAsia="zh-CN" w:bidi="ar-SA"/>
        </w:rPr>
        <w:t xml:space="preserve">（5）系统操作培训：分支行、总行业务人员日常操作的培训。</w:t>
      </w:r>
      <w:r>
        <w:rPr>
          <w:rFonts w:hint="default" w:eastAsia="宋体"/>
          <w:lang w:val="en-US" w:eastAsia="zh-CN"/>
        </w:rPr>
      </w:r>
      <w:r>
        <w:rPr>
          <w:rFonts w:hint="default" w:eastAsia="宋体"/>
          <w:lang w:val="en-US" w:eastAsia="zh-CN"/>
        </w:rPr>
      </w:r>
    </w:p>
    <w:sectPr>
      <w:headerReference w:type="default" r:id="rId9"/>
      <w:footnotePr/>
      <w:endnotePr/>
      <w:type w:val="nextPage"/>
      <w:pgSz w:h="16838" w:orient="portrait" w:w="11906"/>
      <w:pgMar w:top="1361" w:right="1474" w:bottom="1361" w:left="1587" w:header="851" w:footer="992" w:gutter="0"/>
      <w:pgNumType w:start="1"/>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仿宋">
    <w:panose1 w:val="02020603020101020101"/>
  </w:font>
  <w:font w:name="等线">
    <w:panose1 w:val="020B0603030804020204"/>
  </w:font>
  <w:font w:name="仿宋_GB2312">
    <w:panose1 w:val="020B0603030804020204"/>
  </w:font>
  <w:font w:name="黑体">
    <w:panose1 w:val="02020603020101020101"/>
  </w:font>
  <w:font w:name="Arial Unicode MS">
    <w:panose1 w:val="020B0604020202020204"/>
  </w:font>
  <w:font w:name="Arial">
    <w:panose1 w:val="020B0604020202020204"/>
  </w:font>
  <w:font w:name="宋体">
    <w:panose1 w:val="0202060302010102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4"/>
    <w:lvl w:ilvl="0">
      <w:isLgl w:val="false"/>
      <w:lvlJc w:val="left"/>
      <w:lvlText w:val="%1、"/>
      <w:numFmt w:val="decimal"/>
      <w:pPr>
        <w:pBdr/>
        <w:spacing/>
        <w:ind/>
      </w:pPr>
      <w:rPr/>
      <w:start w:val="1"/>
      <w:suff w:val="nothing"/>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9DC6164"/>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200"/>
        </w:tabs>
        <w:spacing/>
        <w:ind w:hanging="420" w:left="1200"/>
      </w:pPr>
      <w:rPr>
        <w:rFonts w:hint="default" w:ascii="Wingdings" w:hAnsi="Wingdings"/>
      </w:rPr>
      <w:start w:val="1"/>
      <w:suff w:val="tab"/>
    </w:lvl>
    <w:lvl w:ilvl="2">
      <w:isLgl w:val="false"/>
      <w:lvlJc w:val="left"/>
      <w:lvlText w:val=""/>
      <w:numFmt w:val="bullet"/>
      <w:pPr>
        <w:pBdr/>
        <w:tabs>
          <w:tab w:val="left" w:leader="none" w:pos="1620"/>
        </w:tabs>
        <w:spacing/>
        <w:ind w:hanging="420" w:left="1620"/>
      </w:pPr>
      <w:rPr>
        <w:rFonts w:hint="default" w:ascii="Wingdings" w:hAnsi="Wingdings"/>
      </w:rPr>
      <w:start w:val="1"/>
      <w:suff w:val="tab"/>
    </w:lvl>
    <w:lvl w:ilvl="3">
      <w:isLgl w:val="false"/>
      <w:lvlJc w:val="left"/>
      <w:lvlText w:val=""/>
      <w:numFmt w:val="bullet"/>
      <w:pPr>
        <w:pBdr/>
        <w:tabs>
          <w:tab w:val="left" w:leader="none" w:pos="2040"/>
        </w:tabs>
        <w:spacing/>
        <w:ind w:hanging="420" w:left="2040"/>
      </w:pPr>
      <w:rPr>
        <w:rFonts w:hint="default" w:ascii="Wingdings" w:hAnsi="Wingdings"/>
      </w:rPr>
      <w:start w:val="1"/>
      <w:suff w:val="tab"/>
    </w:lvl>
    <w:lvl w:ilvl="4">
      <w:isLgl w:val="false"/>
      <w:lvlJc w:val="left"/>
      <w:lvlText w:val=""/>
      <w:numFmt w:val="bullet"/>
      <w:pPr>
        <w:pBdr/>
        <w:tabs>
          <w:tab w:val="left" w:leader="none" w:pos="2460"/>
        </w:tabs>
        <w:spacing/>
        <w:ind w:hanging="420" w:left="2460"/>
      </w:pPr>
      <w:rPr>
        <w:rFonts w:hint="default" w:ascii="Wingdings" w:hAnsi="Wingdings"/>
      </w:rPr>
      <w:start w:val="1"/>
      <w:suff w:val="tab"/>
    </w:lvl>
    <w:lvl w:ilvl="5">
      <w:isLgl w:val="false"/>
      <w:lvlJc w:val="left"/>
      <w:lvlText w:val=""/>
      <w:numFmt w:val="bullet"/>
      <w:pPr>
        <w:pBdr/>
        <w:tabs>
          <w:tab w:val="left" w:leader="none" w:pos="2880"/>
        </w:tabs>
        <w:spacing/>
        <w:ind w:hanging="420" w:left="2880"/>
      </w:pPr>
      <w:rPr>
        <w:rFonts w:hint="default" w:ascii="Wingdings" w:hAnsi="Wingdings"/>
      </w:rPr>
      <w:start w:val="1"/>
      <w:suff w:val="tab"/>
    </w:lvl>
    <w:lvl w:ilvl="6">
      <w:isLgl w:val="false"/>
      <w:lvlJc w:val="left"/>
      <w:lvlText w:val=""/>
      <w:numFmt w:val="bullet"/>
      <w:pPr>
        <w:pBdr/>
        <w:tabs>
          <w:tab w:val="left" w:leader="none" w:pos="3300"/>
        </w:tabs>
        <w:spacing/>
        <w:ind w:hanging="420" w:left="3300"/>
      </w:pPr>
      <w:rPr>
        <w:rFonts w:hint="default" w:ascii="Wingdings" w:hAnsi="Wingdings"/>
      </w:rPr>
      <w:start w:val="1"/>
      <w:suff w:val="tab"/>
    </w:lvl>
    <w:lvl w:ilvl="7">
      <w:isLgl w:val="false"/>
      <w:lvlJc w:val="left"/>
      <w:lvlText w:val=""/>
      <w:numFmt w:val="bullet"/>
      <w:pPr>
        <w:pBdr/>
        <w:tabs>
          <w:tab w:val="left" w:leader="none" w:pos="3720"/>
        </w:tabs>
        <w:spacing/>
        <w:ind w:hanging="420" w:left="3720"/>
      </w:pPr>
      <w:rPr>
        <w:rFonts w:hint="default" w:ascii="Wingdings" w:hAnsi="Wingdings"/>
      </w:rPr>
      <w:start w:val="1"/>
      <w:suff w:val="tab"/>
    </w:lvl>
    <w:lvl w:ilvl="8">
      <w:isLgl w:val="false"/>
      <w:lvlJc w:val="left"/>
      <w:lvlText w:val=""/>
      <w:numFmt w:val="bullet"/>
      <w:pPr>
        <w:pBdr/>
        <w:tabs>
          <w:tab w:val="left" w:leader="none" w:pos="4140"/>
        </w:tabs>
        <w:spacing/>
        <w:ind w:hanging="420" w:left="4140"/>
      </w:pPr>
      <w:rPr>
        <w:rFonts w:hint="default" w:ascii="Wingdings" w:hAnsi="Wingdings"/>
      </w:rPr>
      <w:start w:val="1"/>
      <w:suff w:val="tab"/>
    </w:lvl>
  </w:abstractNum>
  <w:abstractNum w:abstractNumId="2">
    <w:nsid w:val="0B4B0022"/>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200"/>
        </w:tabs>
        <w:spacing/>
        <w:ind w:hanging="420" w:left="1200"/>
      </w:pPr>
      <w:rPr>
        <w:rFonts w:hint="default" w:ascii="Wingdings" w:hAnsi="Wingdings"/>
      </w:rPr>
      <w:start w:val="1"/>
      <w:suff w:val="tab"/>
    </w:lvl>
    <w:lvl w:ilvl="2">
      <w:isLgl w:val="false"/>
      <w:lvlJc w:val="left"/>
      <w:lvlText w:val=""/>
      <w:numFmt w:val="bullet"/>
      <w:pPr>
        <w:pBdr/>
        <w:tabs>
          <w:tab w:val="left" w:leader="none" w:pos="1620"/>
        </w:tabs>
        <w:spacing/>
        <w:ind w:hanging="420" w:left="1620"/>
      </w:pPr>
      <w:rPr>
        <w:rFonts w:hint="default" w:ascii="Wingdings" w:hAnsi="Wingdings"/>
      </w:rPr>
      <w:start w:val="1"/>
      <w:suff w:val="tab"/>
    </w:lvl>
    <w:lvl w:ilvl="3">
      <w:isLgl w:val="false"/>
      <w:lvlJc w:val="left"/>
      <w:lvlText w:val=""/>
      <w:numFmt w:val="bullet"/>
      <w:pPr>
        <w:pBdr/>
        <w:tabs>
          <w:tab w:val="left" w:leader="none" w:pos="2040"/>
        </w:tabs>
        <w:spacing/>
        <w:ind w:hanging="420" w:left="2040"/>
      </w:pPr>
      <w:rPr>
        <w:rFonts w:hint="default" w:ascii="Wingdings" w:hAnsi="Wingdings"/>
      </w:rPr>
      <w:start w:val="1"/>
      <w:suff w:val="tab"/>
    </w:lvl>
    <w:lvl w:ilvl="4">
      <w:isLgl w:val="false"/>
      <w:lvlJc w:val="left"/>
      <w:lvlText w:val=""/>
      <w:numFmt w:val="bullet"/>
      <w:pPr>
        <w:pBdr/>
        <w:tabs>
          <w:tab w:val="left" w:leader="none" w:pos="2460"/>
        </w:tabs>
        <w:spacing/>
        <w:ind w:hanging="420" w:left="2460"/>
      </w:pPr>
      <w:rPr>
        <w:rFonts w:hint="default" w:ascii="Wingdings" w:hAnsi="Wingdings"/>
      </w:rPr>
      <w:start w:val="1"/>
      <w:suff w:val="tab"/>
    </w:lvl>
    <w:lvl w:ilvl="5">
      <w:isLgl w:val="false"/>
      <w:lvlJc w:val="left"/>
      <w:lvlText w:val=""/>
      <w:numFmt w:val="bullet"/>
      <w:pPr>
        <w:pBdr/>
        <w:tabs>
          <w:tab w:val="left" w:leader="none" w:pos="2880"/>
        </w:tabs>
        <w:spacing/>
        <w:ind w:hanging="420" w:left="2880"/>
      </w:pPr>
      <w:rPr>
        <w:rFonts w:hint="default" w:ascii="Wingdings" w:hAnsi="Wingdings"/>
      </w:rPr>
      <w:start w:val="1"/>
      <w:suff w:val="tab"/>
    </w:lvl>
    <w:lvl w:ilvl="6">
      <w:isLgl w:val="false"/>
      <w:lvlJc w:val="left"/>
      <w:lvlText w:val=""/>
      <w:numFmt w:val="bullet"/>
      <w:pPr>
        <w:pBdr/>
        <w:tabs>
          <w:tab w:val="left" w:leader="none" w:pos="3300"/>
        </w:tabs>
        <w:spacing/>
        <w:ind w:hanging="420" w:left="3300"/>
      </w:pPr>
      <w:rPr>
        <w:rFonts w:hint="default" w:ascii="Wingdings" w:hAnsi="Wingdings"/>
      </w:rPr>
      <w:start w:val="1"/>
      <w:suff w:val="tab"/>
    </w:lvl>
    <w:lvl w:ilvl="7">
      <w:isLgl w:val="false"/>
      <w:lvlJc w:val="left"/>
      <w:lvlText w:val=""/>
      <w:numFmt w:val="bullet"/>
      <w:pPr>
        <w:pBdr/>
        <w:tabs>
          <w:tab w:val="left" w:leader="none" w:pos="3720"/>
        </w:tabs>
        <w:spacing/>
        <w:ind w:hanging="420" w:left="3720"/>
      </w:pPr>
      <w:rPr>
        <w:rFonts w:hint="default" w:ascii="Wingdings" w:hAnsi="Wingdings"/>
      </w:rPr>
      <w:start w:val="1"/>
      <w:suff w:val="tab"/>
    </w:lvl>
    <w:lvl w:ilvl="8">
      <w:isLgl w:val="false"/>
      <w:lvlJc w:val="left"/>
      <w:lvlText w:val=""/>
      <w:numFmt w:val="bullet"/>
      <w:pPr>
        <w:pBdr/>
        <w:tabs>
          <w:tab w:val="left" w:leader="none" w:pos="4140"/>
        </w:tabs>
        <w:spacing/>
        <w:ind w:hanging="420" w:left="4140"/>
      </w:pPr>
      <w:rPr>
        <w:rFonts w:hint="default" w:ascii="Wingdings" w:hAnsi="Wingdings"/>
      </w:rPr>
      <w:start w:val="1"/>
      <w:suff w:val="tab"/>
    </w:lvl>
  </w:abstractNum>
  <w:abstractNum w:abstractNumId="3">
    <w:nsid w:val="27385B6E"/>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320"/>
        </w:tabs>
        <w:spacing/>
        <w:ind w:hanging="420" w:left="1320"/>
      </w:pPr>
      <w:rPr>
        <w:rFonts w:hint="default" w:ascii="Wingdings" w:hAnsi="Wingdings"/>
      </w:rPr>
      <w:start w:val="1"/>
      <w:suff w:val="tab"/>
    </w:lvl>
    <w:lvl w:ilvl="2">
      <w:isLgl w:val="false"/>
      <w:lvlJc w:val="left"/>
      <w:lvlText w:val=""/>
      <w:numFmt w:val="bullet"/>
      <w:pPr>
        <w:pBdr/>
        <w:tabs>
          <w:tab w:val="left" w:leader="none" w:pos="1740"/>
        </w:tabs>
        <w:spacing/>
        <w:ind w:hanging="420" w:left="1740"/>
      </w:pPr>
      <w:rPr>
        <w:rFonts w:hint="default" w:ascii="Wingdings" w:hAnsi="Wingdings"/>
      </w:rPr>
      <w:start w:val="1"/>
      <w:suff w:val="tab"/>
    </w:lvl>
    <w:lvl w:ilvl="3">
      <w:isLgl w:val="false"/>
      <w:lvlJc w:val="left"/>
      <w:lvlText w:val=""/>
      <w:numFmt w:val="bullet"/>
      <w:pPr>
        <w:pBdr/>
        <w:tabs>
          <w:tab w:val="left" w:leader="none" w:pos="2160"/>
        </w:tabs>
        <w:spacing/>
        <w:ind w:hanging="420" w:left="2160"/>
      </w:pPr>
      <w:rPr>
        <w:rFonts w:hint="default" w:ascii="Wingdings" w:hAnsi="Wingdings"/>
      </w:rPr>
      <w:start w:val="1"/>
      <w:suff w:val="tab"/>
    </w:lvl>
    <w:lvl w:ilvl="4">
      <w:isLgl w:val="false"/>
      <w:lvlJc w:val="left"/>
      <w:lvlText w:val=""/>
      <w:numFmt w:val="bullet"/>
      <w:pPr>
        <w:pBdr/>
        <w:tabs>
          <w:tab w:val="left" w:leader="none" w:pos="2580"/>
        </w:tabs>
        <w:spacing/>
        <w:ind w:hanging="420" w:left="2580"/>
      </w:pPr>
      <w:rPr>
        <w:rFonts w:hint="default" w:ascii="Wingdings" w:hAnsi="Wingdings"/>
      </w:rPr>
      <w:start w:val="1"/>
      <w:suff w:val="tab"/>
    </w:lvl>
    <w:lvl w:ilvl="5">
      <w:isLgl w:val="false"/>
      <w:lvlJc w:val="left"/>
      <w:lvlText w:val=""/>
      <w:numFmt w:val="bullet"/>
      <w:pPr>
        <w:pBdr/>
        <w:tabs>
          <w:tab w:val="left" w:leader="none" w:pos="3000"/>
        </w:tabs>
        <w:spacing/>
        <w:ind w:hanging="420" w:left="3000"/>
      </w:pPr>
      <w:rPr>
        <w:rFonts w:hint="default" w:ascii="Wingdings" w:hAnsi="Wingdings"/>
      </w:rPr>
      <w:start w:val="1"/>
      <w:suff w:val="tab"/>
    </w:lvl>
    <w:lvl w:ilvl="6">
      <w:isLgl w:val="false"/>
      <w:lvlJc w:val="left"/>
      <w:lvlText w:val=""/>
      <w:numFmt w:val="bullet"/>
      <w:pPr>
        <w:pBdr/>
        <w:tabs>
          <w:tab w:val="left" w:leader="none" w:pos="3420"/>
        </w:tabs>
        <w:spacing/>
        <w:ind w:hanging="420" w:left="3420"/>
      </w:pPr>
      <w:rPr>
        <w:rFonts w:hint="default" w:ascii="Wingdings" w:hAnsi="Wingdings"/>
      </w:rPr>
      <w:start w:val="1"/>
      <w:suff w:val="tab"/>
    </w:lvl>
    <w:lvl w:ilvl="7">
      <w:isLgl w:val="false"/>
      <w:lvlJc w:val="left"/>
      <w:lvlText w:val=""/>
      <w:numFmt w:val="bullet"/>
      <w:pPr>
        <w:pBdr/>
        <w:tabs>
          <w:tab w:val="left" w:leader="none" w:pos="3840"/>
        </w:tabs>
        <w:spacing/>
        <w:ind w:hanging="420" w:left="3840"/>
      </w:pPr>
      <w:rPr>
        <w:rFonts w:hint="default" w:ascii="Wingdings" w:hAnsi="Wingdings"/>
      </w:rPr>
      <w:start w:val="1"/>
      <w:suff w:val="tab"/>
    </w:lvl>
    <w:lvl w:ilvl="8">
      <w:isLgl w:val="false"/>
      <w:lvlJc w:val="left"/>
      <w:lvlText w:val=""/>
      <w:numFmt w:val="bullet"/>
      <w:pPr>
        <w:pBdr/>
        <w:tabs>
          <w:tab w:val="left" w:leader="none" w:pos="4260"/>
        </w:tabs>
        <w:spacing/>
        <w:ind w:hanging="420" w:left="4260"/>
      </w:pPr>
      <w:rPr>
        <w:rFonts w:hint="default" w:ascii="Wingdings" w:hAnsi="Wingdings"/>
      </w:rPr>
      <w:start w:val="1"/>
      <w:suff w:val="tab"/>
    </w:lvl>
  </w:abstractNum>
  <w:abstractNum w:abstractNumId="4">
    <w:nsid w:val="35583C27"/>
    <w:lvl w:ilvl="0">
      <w:isLgl w:val="false"/>
      <w:lvlJc w:val="left"/>
      <w:lvlText w:val="%1."/>
      <w:numFmt w:val="decimal"/>
      <w:pPr>
        <w:pBdr/>
        <w:tabs>
          <w:tab w:val="left" w:leader="none" w:pos="1560"/>
        </w:tabs>
        <w:spacing/>
        <w:ind w:hanging="720" w:left="1560"/>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5">
    <w:nsid w:val="4EEE52DF"/>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200"/>
        </w:tabs>
        <w:spacing/>
        <w:ind w:hanging="420" w:left="1200"/>
      </w:pPr>
      <w:rPr>
        <w:rFonts w:hint="default" w:ascii="Wingdings" w:hAnsi="Wingdings"/>
      </w:rPr>
      <w:start w:val="1"/>
      <w:suff w:val="tab"/>
    </w:lvl>
    <w:lvl w:ilvl="2">
      <w:isLgl w:val="false"/>
      <w:lvlJc w:val="left"/>
      <w:lvlText w:val=""/>
      <w:numFmt w:val="bullet"/>
      <w:pPr>
        <w:pBdr/>
        <w:tabs>
          <w:tab w:val="left" w:leader="none" w:pos="1620"/>
        </w:tabs>
        <w:spacing/>
        <w:ind w:hanging="420" w:left="1620"/>
      </w:pPr>
      <w:rPr>
        <w:rFonts w:hint="default" w:ascii="Wingdings" w:hAnsi="Wingdings"/>
      </w:rPr>
      <w:start w:val="1"/>
      <w:suff w:val="tab"/>
    </w:lvl>
    <w:lvl w:ilvl="3">
      <w:isLgl w:val="false"/>
      <w:lvlJc w:val="left"/>
      <w:lvlText w:val=""/>
      <w:numFmt w:val="bullet"/>
      <w:pPr>
        <w:pBdr/>
        <w:tabs>
          <w:tab w:val="left" w:leader="none" w:pos="2040"/>
        </w:tabs>
        <w:spacing/>
        <w:ind w:hanging="420" w:left="2040"/>
      </w:pPr>
      <w:rPr>
        <w:rFonts w:hint="default" w:ascii="Wingdings" w:hAnsi="Wingdings"/>
      </w:rPr>
      <w:start w:val="1"/>
      <w:suff w:val="tab"/>
    </w:lvl>
    <w:lvl w:ilvl="4">
      <w:isLgl w:val="false"/>
      <w:lvlJc w:val="left"/>
      <w:lvlText w:val=""/>
      <w:numFmt w:val="bullet"/>
      <w:pPr>
        <w:pBdr/>
        <w:tabs>
          <w:tab w:val="left" w:leader="none" w:pos="2460"/>
        </w:tabs>
        <w:spacing/>
        <w:ind w:hanging="420" w:left="2460"/>
      </w:pPr>
      <w:rPr>
        <w:rFonts w:hint="default" w:ascii="Wingdings" w:hAnsi="Wingdings"/>
      </w:rPr>
      <w:start w:val="1"/>
      <w:suff w:val="tab"/>
    </w:lvl>
    <w:lvl w:ilvl="5">
      <w:isLgl w:val="false"/>
      <w:lvlJc w:val="left"/>
      <w:lvlText w:val=""/>
      <w:numFmt w:val="bullet"/>
      <w:pPr>
        <w:pBdr/>
        <w:tabs>
          <w:tab w:val="left" w:leader="none" w:pos="2880"/>
        </w:tabs>
        <w:spacing/>
        <w:ind w:hanging="420" w:left="2880"/>
      </w:pPr>
      <w:rPr>
        <w:rFonts w:hint="default" w:ascii="Wingdings" w:hAnsi="Wingdings"/>
      </w:rPr>
      <w:start w:val="1"/>
      <w:suff w:val="tab"/>
    </w:lvl>
    <w:lvl w:ilvl="6">
      <w:isLgl w:val="false"/>
      <w:lvlJc w:val="left"/>
      <w:lvlText w:val=""/>
      <w:numFmt w:val="bullet"/>
      <w:pPr>
        <w:pBdr/>
        <w:tabs>
          <w:tab w:val="left" w:leader="none" w:pos="3300"/>
        </w:tabs>
        <w:spacing/>
        <w:ind w:hanging="420" w:left="3300"/>
      </w:pPr>
      <w:rPr>
        <w:rFonts w:hint="default" w:ascii="Wingdings" w:hAnsi="Wingdings"/>
      </w:rPr>
      <w:start w:val="1"/>
      <w:suff w:val="tab"/>
    </w:lvl>
    <w:lvl w:ilvl="7">
      <w:isLgl w:val="false"/>
      <w:lvlJc w:val="left"/>
      <w:lvlText w:val=""/>
      <w:numFmt w:val="bullet"/>
      <w:pPr>
        <w:pBdr/>
        <w:tabs>
          <w:tab w:val="left" w:leader="none" w:pos="3720"/>
        </w:tabs>
        <w:spacing/>
        <w:ind w:hanging="420" w:left="3720"/>
      </w:pPr>
      <w:rPr>
        <w:rFonts w:hint="default" w:ascii="Wingdings" w:hAnsi="Wingdings"/>
      </w:rPr>
      <w:start w:val="1"/>
      <w:suff w:val="tab"/>
    </w:lvl>
    <w:lvl w:ilvl="8">
      <w:isLgl w:val="false"/>
      <w:lvlJc w:val="left"/>
      <w:lvlText w:val=""/>
      <w:numFmt w:val="bullet"/>
      <w:pPr>
        <w:pBdr/>
        <w:tabs>
          <w:tab w:val="left" w:leader="none" w:pos="4140"/>
        </w:tabs>
        <w:spacing/>
        <w:ind w:hanging="420" w:left="4140"/>
      </w:pPr>
      <w:rPr>
        <w:rFonts w:hint="default" w:ascii="Wingdings" w:hAnsi="Wingdings"/>
      </w:rPr>
      <w:start w:val="1"/>
      <w:suff w:val="tab"/>
    </w:lvl>
  </w:abstractNum>
  <w:abstractNum w:abstractNumId="6">
    <w:nsid w:val="4FF37248"/>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200"/>
        </w:tabs>
        <w:spacing/>
        <w:ind w:hanging="420" w:left="1200"/>
      </w:pPr>
      <w:rPr>
        <w:rFonts w:hint="default" w:ascii="Wingdings" w:hAnsi="Wingdings"/>
      </w:rPr>
      <w:start w:val="1"/>
      <w:suff w:val="tab"/>
    </w:lvl>
    <w:lvl w:ilvl="2">
      <w:isLgl w:val="false"/>
      <w:lvlJc w:val="left"/>
      <w:lvlText w:val=""/>
      <w:numFmt w:val="bullet"/>
      <w:pPr>
        <w:pBdr/>
        <w:tabs>
          <w:tab w:val="left" w:leader="none" w:pos="1620"/>
        </w:tabs>
        <w:spacing/>
        <w:ind w:hanging="420" w:left="1620"/>
      </w:pPr>
      <w:rPr>
        <w:rFonts w:hint="default" w:ascii="Wingdings" w:hAnsi="Wingdings"/>
      </w:rPr>
      <w:start w:val="1"/>
      <w:suff w:val="tab"/>
    </w:lvl>
    <w:lvl w:ilvl="3">
      <w:isLgl w:val="false"/>
      <w:lvlJc w:val="left"/>
      <w:lvlText w:val=""/>
      <w:numFmt w:val="bullet"/>
      <w:pPr>
        <w:pBdr/>
        <w:tabs>
          <w:tab w:val="left" w:leader="none" w:pos="2040"/>
        </w:tabs>
        <w:spacing/>
        <w:ind w:hanging="420" w:left="2040"/>
      </w:pPr>
      <w:rPr>
        <w:rFonts w:hint="default" w:ascii="Wingdings" w:hAnsi="Wingdings"/>
      </w:rPr>
      <w:start w:val="1"/>
      <w:suff w:val="tab"/>
    </w:lvl>
    <w:lvl w:ilvl="4">
      <w:isLgl w:val="false"/>
      <w:lvlJc w:val="left"/>
      <w:lvlText w:val=""/>
      <w:numFmt w:val="bullet"/>
      <w:pPr>
        <w:pBdr/>
        <w:tabs>
          <w:tab w:val="left" w:leader="none" w:pos="2460"/>
        </w:tabs>
        <w:spacing/>
        <w:ind w:hanging="420" w:left="2460"/>
      </w:pPr>
      <w:rPr>
        <w:rFonts w:hint="default" w:ascii="Wingdings" w:hAnsi="Wingdings"/>
      </w:rPr>
      <w:start w:val="1"/>
      <w:suff w:val="tab"/>
    </w:lvl>
    <w:lvl w:ilvl="5">
      <w:isLgl w:val="false"/>
      <w:lvlJc w:val="left"/>
      <w:lvlText w:val=""/>
      <w:numFmt w:val="bullet"/>
      <w:pPr>
        <w:pBdr/>
        <w:tabs>
          <w:tab w:val="left" w:leader="none" w:pos="2880"/>
        </w:tabs>
        <w:spacing/>
        <w:ind w:hanging="420" w:left="2880"/>
      </w:pPr>
      <w:rPr>
        <w:rFonts w:hint="default" w:ascii="Wingdings" w:hAnsi="Wingdings"/>
      </w:rPr>
      <w:start w:val="1"/>
      <w:suff w:val="tab"/>
    </w:lvl>
    <w:lvl w:ilvl="6">
      <w:isLgl w:val="false"/>
      <w:lvlJc w:val="left"/>
      <w:lvlText w:val=""/>
      <w:numFmt w:val="bullet"/>
      <w:pPr>
        <w:pBdr/>
        <w:tabs>
          <w:tab w:val="left" w:leader="none" w:pos="3300"/>
        </w:tabs>
        <w:spacing/>
        <w:ind w:hanging="420" w:left="3300"/>
      </w:pPr>
      <w:rPr>
        <w:rFonts w:hint="default" w:ascii="Wingdings" w:hAnsi="Wingdings"/>
      </w:rPr>
      <w:start w:val="1"/>
      <w:suff w:val="tab"/>
    </w:lvl>
    <w:lvl w:ilvl="7">
      <w:isLgl w:val="false"/>
      <w:lvlJc w:val="left"/>
      <w:lvlText w:val=""/>
      <w:numFmt w:val="bullet"/>
      <w:pPr>
        <w:pBdr/>
        <w:tabs>
          <w:tab w:val="left" w:leader="none" w:pos="3720"/>
        </w:tabs>
        <w:spacing/>
        <w:ind w:hanging="420" w:left="3720"/>
      </w:pPr>
      <w:rPr>
        <w:rFonts w:hint="default" w:ascii="Wingdings" w:hAnsi="Wingdings"/>
      </w:rPr>
      <w:start w:val="1"/>
      <w:suff w:val="tab"/>
    </w:lvl>
    <w:lvl w:ilvl="8">
      <w:isLgl w:val="false"/>
      <w:lvlJc w:val="left"/>
      <w:lvlText w:val=""/>
      <w:numFmt w:val="bullet"/>
      <w:pPr>
        <w:pBdr/>
        <w:tabs>
          <w:tab w:val="left" w:leader="none" w:pos="4140"/>
        </w:tabs>
        <w:spacing/>
        <w:ind w:hanging="420" w:left="4140"/>
      </w:pPr>
      <w:rPr>
        <w:rFonts w:hint="default" w:ascii="Wingdings" w:hAnsi="Wingdings"/>
      </w:rPr>
      <w:start w:val="1"/>
      <w:suff w:val="tab"/>
    </w:lvl>
  </w:abstractNum>
  <w:abstractNum w:abstractNumId="7">
    <w:nsid w:val="566517E0"/>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320"/>
        </w:tabs>
        <w:spacing/>
        <w:ind w:hanging="420" w:left="1320"/>
      </w:pPr>
      <w:rPr>
        <w:rFonts w:hint="default" w:ascii="Wingdings" w:hAnsi="Wingdings"/>
      </w:rPr>
      <w:start w:val="1"/>
      <w:suff w:val="tab"/>
    </w:lvl>
    <w:lvl w:ilvl="2">
      <w:isLgl w:val="false"/>
      <w:lvlJc w:val="left"/>
      <w:lvlText w:val=""/>
      <w:numFmt w:val="bullet"/>
      <w:pPr>
        <w:pBdr/>
        <w:tabs>
          <w:tab w:val="left" w:leader="none" w:pos="1740"/>
        </w:tabs>
        <w:spacing/>
        <w:ind w:hanging="420" w:left="1740"/>
      </w:pPr>
      <w:rPr>
        <w:rFonts w:hint="default" w:ascii="Wingdings" w:hAnsi="Wingdings"/>
      </w:rPr>
      <w:start w:val="1"/>
      <w:suff w:val="tab"/>
    </w:lvl>
    <w:lvl w:ilvl="3">
      <w:isLgl w:val="false"/>
      <w:lvlJc w:val="left"/>
      <w:lvlText w:val=""/>
      <w:numFmt w:val="bullet"/>
      <w:pPr>
        <w:pBdr/>
        <w:tabs>
          <w:tab w:val="left" w:leader="none" w:pos="2160"/>
        </w:tabs>
        <w:spacing/>
        <w:ind w:hanging="420" w:left="2160"/>
      </w:pPr>
      <w:rPr>
        <w:rFonts w:hint="default" w:ascii="Wingdings" w:hAnsi="Wingdings"/>
      </w:rPr>
      <w:start w:val="1"/>
      <w:suff w:val="tab"/>
    </w:lvl>
    <w:lvl w:ilvl="4">
      <w:isLgl w:val="false"/>
      <w:lvlJc w:val="left"/>
      <w:lvlText w:val=""/>
      <w:numFmt w:val="bullet"/>
      <w:pPr>
        <w:pBdr/>
        <w:tabs>
          <w:tab w:val="left" w:leader="none" w:pos="2580"/>
        </w:tabs>
        <w:spacing/>
        <w:ind w:hanging="420" w:left="2580"/>
      </w:pPr>
      <w:rPr>
        <w:rFonts w:hint="default" w:ascii="Wingdings" w:hAnsi="Wingdings"/>
      </w:rPr>
      <w:start w:val="1"/>
      <w:suff w:val="tab"/>
    </w:lvl>
    <w:lvl w:ilvl="5">
      <w:isLgl w:val="false"/>
      <w:lvlJc w:val="left"/>
      <w:lvlText w:val=""/>
      <w:numFmt w:val="bullet"/>
      <w:pPr>
        <w:pBdr/>
        <w:tabs>
          <w:tab w:val="left" w:leader="none" w:pos="3000"/>
        </w:tabs>
        <w:spacing/>
        <w:ind w:hanging="420" w:left="3000"/>
      </w:pPr>
      <w:rPr>
        <w:rFonts w:hint="default" w:ascii="Wingdings" w:hAnsi="Wingdings"/>
      </w:rPr>
      <w:start w:val="1"/>
      <w:suff w:val="tab"/>
    </w:lvl>
    <w:lvl w:ilvl="6">
      <w:isLgl w:val="false"/>
      <w:lvlJc w:val="left"/>
      <w:lvlText w:val=""/>
      <w:numFmt w:val="bullet"/>
      <w:pPr>
        <w:pBdr/>
        <w:tabs>
          <w:tab w:val="left" w:leader="none" w:pos="3420"/>
        </w:tabs>
        <w:spacing/>
        <w:ind w:hanging="420" w:left="3420"/>
      </w:pPr>
      <w:rPr>
        <w:rFonts w:hint="default" w:ascii="Wingdings" w:hAnsi="Wingdings"/>
      </w:rPr>
      <w:start w:val="1"/>
      <w:suff w:val="tab"/>
    </w:lvl>
    <w:lvl w:ilvl="7">
      <w:isLgl w:val="false"/>
      <w:lvlJc w:val="left"/>
      <w:lvlText w:val=""/>
      <w:numFmt w:val="bullet"/>
      <w:pPr>
        <w:pBdr/>
        <w:tabs>
          <w:tab w:val="left" w:leader="none" w:pos="3840"/>
        </w:tabs>
        <w:spacing/>
        <w:ind w:hanging="420" w:left="3840"/>
      </w:pPr>
      <w:rPr>
        <w:rFonts w:hint="default" w:ascii="Wingdings" w:hAnsi="Wingdings"/>
      </w:rPr>
      <w:start w:val="1"/>
      <w:suff w:val="tab"/>
    </w:lvl>
    <w:lvl w:ilvl="8">
      <w:isLgl w:val="false"/>
      <w:lvlJc w:val="left"/>
      <w:lvlText w:val=""/>
      <w:numFmt w:val="bullet"/>
      <w:pPr>
        <w:pBdr/>
        <w:tabs>
          <w:tab w:val="left" w:leader="none" w:pos="4260"/>
        </w:tabs>
        <w:spacing/>
        <w:ind w:hanging="420" w:left="4260"/>
      </w:pPr>
      <w:rPr>
        <w:rFonts w:hint="default" w:ascii="Wingdings" w:hAnsi="Wingdings"/>
      </w:rPr>
      <w:start w:val="1"/>
      <w:suff w:val="tab"/>
    </w:lvl>
  </w:abstractNum>
  <w:abstractNum w:abstractNumId="8">
    <w:nsid w:val="68B70185"/>
    <w:lvl w:ilvl="0">
      <w:isLgl w:val="false"/>
      <w:lvlJc w:val="left"/>
      <w:lvlText w:val="%1."/>
      <w:numFmt w:val="decimal"/>
      <w:pPr>
        <w:pBdr/>
        <w:tabs>
          <w:tab w:val="left" w:leader="none" w:pos="360"/>
        </w:tabs>
        <w:spacing/>
        <w:ind w:hanging="360" w:left="360"/>
      </w:pPr>
      <w:rPr>
        <w:rFonts w:hint="default"/>
        <w:b/>
      </w:rPr>
      <w:start w:val="1"/>
      <w:suff w:val="tab"/>
    </w:lvl>
    <w:lvl w:ilvl="1">
      <w:isLgl w:val="true"/>
      <w:lvlJc w:val="left"/>
      <w:lvlText w:val="%1.%2"/>
      <w:numFmt w:val="decimal"/>
      <w:pPr>
        <w:pBdr/>
        <w:tabs>
          <w:tab w:val="left" w:leader="none" w:pos="780"/>
        </w:tabs>
        <w:spacing/>
        <w:ind w:hanging="420" w:left="780"/>
      </w:pPr>
      <w:rPr>
        <w:rFonts w:hint="default"/>
        <w:b/>
      </w:rPr>
      <w:start w:val="1"/>
      <w:suff w:val="tab"/>
    </w:lvl>
    <w:lvl w:ilvl="2">
      <w:isLgl w:val="true"/>
      <w:lvlJc w:val="left"/>
      <w:lvlText w:val="%1.%2.%3"/>
      <w:numFmt w:val="decimal"/>
      <w:pPr>
        <w:pBdr/>
        <w:tabs>
          <w:tab w:val="left" w:leader="none" w:pos="720"/>
        </w:tabs>
        <w:spacing/>
        <w:ind w:hanging="720" w:left="720"/>
      </w:pPr>
      <w:rPr>
        <w:rFonts w:hint="default"/>
        <w:b/>
      </w:rPr>
      <w:start w:val="1"/>
      <w:suff w:val="tab"/>
    </w:lvl>
    <w:lvl w:ilvl="3">
      <w:isLgl w:val="true"/>
      <w:lvlJc w:val="left"/>
      <w:lvlText w:val="%1.%2.%3.%4"/>
      <w:numFmt w:val="decimal"/>
      <w:pPr>
        <w:pBdr/>
        <w:tabs>
          <w:tab w:val="left" w:leader="none" w:pos="720"/>
        </w:tabs>
        <w:spacing/>
        <w:ind w:hanging="720" w:left="720"/>
      </w:pPr>
      <w:rPr>
        <w:rFonts w:hint="default"/>
        <w:b/>
      </w:rPr>
      <w:start w:val="1"/>
      <w:suff w:val="tab"/>
    </w:lvl>
    <w:lvl w:ilvl="4">
      <w:isLgl w:val="true"/>
      <w:lvlJc w:val="left"/>
      <w:lvlText w:val="%1.%2.%3.%4.%5"/>
      <w:numFmt w:val="decimal"/>
      <w:pPr>
        <w:pBdr/>
        <w:tabs>
          <w:tab w:val="left" w:leader="none" w:pos="1080"/>
        </w:tabs>
        <w:spacing/>
        <w:ind w:hanging="1080" w:left="1080"/>
      </w:pPr>
      <w:rPr>
        <w:rFonts w:hint="default"/>
        <w:b/>
      </w:rPr>
      <w:start w:val="1"/>
      <w:suff w:val="tab"/>
    </w:lvl>
    <w:lvl w:ilvl="5">
      <w:isLgl w:val="true"/>
      <w:lvlJc w:val="left"/>
      <w:lvlText w:val="%1.%2.%3.%4.%5.%6"/>
      <w:numFmt w:val="decimal"/>
      <w:pPr>
        <w:pBdr/>
        <w:tabs>
          <w:tab w:val="left" w:leader="none" w:pos="1080"/>
        </w:tabs>
        <w:spacing/>
        <w:ind w:hanging="1080" w:left="1080"/>
      </w:pPr>
      <w:rPr>
        <w:rFonts w:hint="default"/>
        <w:b/>
      </w:rPr>
      <w:start w:val="1"/>
      <w:suff w:val="tab"/>
    </w:lvl>
    <w:lvl w:ilvl="6">
      <w:isLgl w:val="true"/>
      <w:lvlJc w:val="left"/>
      <w:lvlText w:val="%1.%2.%3.%4.%5.%6.%7"/>
      <w:numFmt w:val="decimal"/>
      <w:pPr>
        <w:pBdr/>
        <w:tabs>
          <w:tab w:val="left" w:leader="none" w:pos="1440"/>
        </w:tabs>
        <w:spacing/>
        <w:ind w:hanging="1440" w:left="1440"/>
      </w:pPr>
      <w:rPr>
        <w:rFonts w:hint="default"/>
        <w:b/>
      </w:rPr>
      <w:start w:val="1"/>
      <w:suff w:val="tab"/>
    </w:lvl>
    <w:lvl w:ilvl="7">
      <w:isLgl w:val="true"/>
      <w:lvlJc w:val="left"/>
      <w:lvlText w:val="%1.%2.%3.%4.%5.%6.%7.%8"/>
      <w:numFmt w:val="decimal"/>
      <w:pPr>
        <w:pBdr/>
        <w:tabs>
          <w:tab w:val="left" w:leader="none" w:pos="1440"/>
        </w:tabs>
        <w:spacing/>
        <w:ind w:hanging="1440" w:left="1440"/>
      </w:pPr>
      <w:rPr>
        <w:rFonts w:hint="default"/>
        <w:b/>
      </w:rPr>
      <w:start w:val="1"/>
      <w:suff w:val="tab"/>
    </w:lvl>
    <w:lvl w:ilvl="8">
      <w:isLgl w:val="true"/>
      <w:lvlJc w:val="left"/>
      <w:lvlText w:val="%1.%2.%3.%4.%5.%6.%7.%8.%9"/>
      <w:numFmt w:val="decimal"/>
      <w:pPr>
        <w:pBdr/>
        <w:tabs>
          <w:tab w:val="left" w:leader="none" w:pos="1800"/>
        </w:tabs>
        <w:spacing/>
        <w:ind w:hanging="1800" w:left="1800"/>
      </w:pPr>
      <w:rPr>
        <w:rFonts w:hint="default"/>
        <w:b/>
      </w:rPr>
      <w:start w:val="1"/>
      <w:suff w:val="tab"/>
    </w:lvl>
  </w:abstractNum>
  <w:abstractNum w:abstractNumId="9">
    <w:nsid w:val="6ADB18DF"/>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320"/>
        </w:tabs>
        <w:spacing/>
        <w:ind w:hanging="420" w:left="1320"/>
      </w:pPr>
      <w:rPr>
        <w:rFonts w:hint="default" w:ascii="Wingdings" w:hAnsi="Wingdings"/>
      </w:rPr>
      <w:start w:val="1"/>
      <w:suff w:val="tab"/>
    </w:lvl>
    <w:lvl w:ilvl="2">
      <w:isLgl w:val="false"/>
      <w:lvlJc w:val="left"/>
      <w:lvlText w:val=""/>
      <w:numFmt w:val="bullet"/>
      <w:pPr>
        <w:pBdr/>
        <w:tabs>
          <w:tab w:val="left" w:leader="none" w:pos="1740"/>
        </w:tabs>
        <w:spacing/>
        <w:ind w:hanging="420" w:left="1740"/>
      </w:pPr>
      <w:rPr>
        <w:rFonts w:hint="default" w:ascii="Wingdings" w:hAnsi="Wingdings"/>
      </w:rPr>
      <w:start w:val="1"/>
      <w:suff w:val="tab"/>
    </w:lvl>
    <w:lvl w:ilvl="3">
      <w:isLgl w:val="false"/>
      <w:lvlJc w:val="left"/>
      <w:lvlText w:val=""/>
      <w:numFmt w:val="bullet"/>
      <w:pPr>
        <w:pBdr/>
        <w:tabs>
          <w:tab w:val="left" w:leader="none" w:pos="2160"/>
        </w:tabs>
        <w:spacing/>
        <w:ind w:hanging="420" w:left="2160"/>
      </w:pPr>
      <w:rPr>
        <w:rFonts w:hint="default" w:ascii="Wingdings" w:hAnsi="Wingdings"/>
      </w:rPr>
      <w:start w:val="1"/>
      <w:suff w:val="tab"/>
    </w:lvl>
    <w:lvl w:ilvl="4">
      <w:isLgl w:val="false"/>
      <w:lvlJc w:val="left"/>
      <w:lvlText w:val=""/>
      <w:numFmt w:val="bullet"/>
      <w:pPr>
        <w:pBdr/>
        <w:tabs>
          <w:tab w:val="left" w:leader="none" w:pos="2580"/>
        </w:tabs>
        <w:spacing/>
        <w:ind w:hanging="420" w:left="2580"/>
      </w:pPr>
      <w:rPr>
        <w:rFonts w:hint="default" w:ascii="Wingdings" w:hAnsi="Wingdings"/>
      </w:rPr>
      <w:start w:val="1"/>
      <w:suff w:val="tab"/>
    </w:lvl>
    <w:lvl w:ilvl="5">
      <w:isLgl w:val="false"/>
      <w:lvlJc w:val="left"/>
      <w:lvlText w:val=""/>
      <w:numFmt w:val="bullet"/>
      <w:pPr>
        <w:pBdr/>
        <w:tabs>
          <w:tab w:val="left" w:leader="none" w:pos="3000"/>
        </w:tabs>
        <w:spacing/>
        <w:ind w:hanging="420" w:left="3000"/>
      </w:pPr>
      <w:rPr>
        <w:rFonts w:hint="default" w:ascii="Wingdings" w:hAnsi="Wingdings"/>
      </w:rPr>
      <w:start w:val="1"/>
      <w:suff w:val="tab"/>
    </w:lvl>
    <w:lvl w:ilvl="6">
      <w:isLgl w:val="false"/>
      <w:lvlJc w:val="left"/>
      <w:lvlText w:val=""/>
      <w:numFmt w:val="bullet"/>
      <w:pPr>
        <w:pBdr/>
        <w:tabs>
          <w:tab w:val="left" w:leader="none" w:pos="3420"/>
        </w:tabs>
        <w:spacing/>
        <w:ind w:hanging="420" w:left="3420"/>
      </w:pPr>
      <w:rPr>
        <w:rFonts w:hint="default" w:ascii="Wingdings" w:hAnsi="Wingdings"/>
      </w:rPr>
      <w:start w:val="1"/>
      <w:suff w:val="tab"/>
    </w:lvl>
    <w:lvl w:ilvl="7">
      <w:isLgl w:val="false"/>
      <w:lvlJc w:val="left"/>
      <w:lvlText w:val=""/>
      <w:numFmt w:val="bullet"/>
      <w:pPr>
        <w:pBdr/>
        <w:tabs>
          <w:tab w:val="left" w:leader="none" w:pos="3840"/>
        </w:tabs>
        <w:spacing/>
        <w:ind w:hanging="420" w:left="3840"/>
      </w:pPr>
      <w:rPr>
        <w:rFonts w:hint="default" w:ascii="Wingdings" w:hAnsi="Wingdings"/>
      </w:rPr>
      <w:start w:val="1"/>
      <w:suff w:val="tab"/>
    </w:lvl>
    <w:lvl w:ilvl="8">
      <w:isLgl w:val="false"/>
      <w:lvlJc w:val="left"/>
      <w:lvlText w:val=""/>
      <w:numFmt w:val="bullet"/>
      <w:pPr>
        <w:pBdr/>
        <w:tabs>
          <w:tab w:val="left" w:leader="none" w:pos="4260"/>
        </w:tabs>
        <w:spacing/>
        <w:ind w:hanging="420" w:left="4260"/>
      </w:pPr>
      <w:rPr>
        <w:rFonts w:hint="default" w:ascii="Wingdings" w:hAnsi="Wingdings"/>
      </w:rPr>
      <w:start w:val="1"/>
      <w:suff w:val="tab"/>
    </w:lvl>
  </w:abstractNum>
  <w:abstractNum w:abstractNumId="10">
    <w:nsid w:val="7EF66BF3"/>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320"/>
        </w:tabs>
        <w:spacing/>
        <w:ind w:hanging="420" w:left="1320"/>
      </w:pPr>
      <w:rPr>
        <w:rFonts w:hint="default" w:ascii="Wingdings" w:hAnsi="Wingdings"/>
      </w:rPr>
      <w:start w:val="1"/>
      <w:suff w:val="tab"/>
    </w:lvl>
    <w:lvl w:ilvl="2">
      <w:isLgl w:val="false"/>
      <w:lvlJc w:val="left"/>
      <w:lvlText w:val=""/>
      <w:numFmt w:val="bullet"/>
      <w:pPr>
        <w:pBdr/>
        <w:tabs>
          <w:tab w:val="left" w:leader="none" w:pos="1740"/>
        </w:tabs>
        <w:spacing/>
        <w:ind w:hanging="420" w:left="1740"/>
      </w:pPr>
      <w:rPr>
        <w:rFonts w:hint="default" w:ascii="Wingdings" w:hAnsi="Wingdings"/>
      </w:rPr>
      <w:start w:val="1"/>
      <w:suff w:val="tab"/>
    </w:lvl>
    <w:lvl w:ilvl="3">
      <w:isLgl w:val="false"/>
      <w:lvlJc w:val="left"/>
      <w:lvlText w:val=""/>
      <w:numFmt w:val="bullet"/>
      <w:pPr>
        <w:pBdr/>
        <w:tabs>
          <w:tab w:val="left" w:leader="none" w:pos="2160"/>
        </w:tabs>
        <w:spacing/>
        <w:ind w:hanging="420" w:left="2160"/>
      </w:pPr>
      <w:rPr>
        <w:rFonts w:hint="default" w:ascii="Wingdings" w:hAnsi="Wingdings"/>
      </w:rPr>
      <w:start w:val="1"/>
      <w:suff w:val="tab"/>
    </w:lvl>
    <w:lvl w:ilvl="4">
      <w:isLgl w:val="false"/>
      <w:lvlJc w:val="left"/>
      <w:lvlText w:val=""/>
      <w:numFmt w:val="bullet"/>
      <w:pPr>
        <w:pBdr/>
        <w:tabs>
          <w:tab w:val="left" w:leader="none" w:pos="2580"/>
        </w:tabs>
        <w:spacing/>
        <w:ind w:hanging="420" w:left="2580"/>
      </w:pPr>
      <w:rPr>
        <w:rFonts w:hint="default" w:ascii="Wingdings" w:hAnsi="Wingdings"/>
      </w:rPr>
      <w:start w:val="1"/>
      <w:suff w:val="tab"/>
    </w:lvl>
    <w:lvl w:ilvl="5">
      <w:isLgl w:val="false"/>
      <w:lvlJc w:val="left"/>
      <w:lvlText w:val=""/>
      <w:numFmt w:val="bullet"/>
      <w:pPr>
        <w:pBdr/>
        <w:tabs>
          <w:tab w:val="left" w:leader="none" w:pos="3000"/>
        </w:tabs>
        <w:spacing/>
        <w:ind w:hanging="420" w:left="3000"/>
      </w:pPr>
      <w:rPr>
        <w:rFonts w:hint="default" w:ascii="Wingdings" w:hAnsi="Wingdings"/>
      </w:rPr>
      <w:start w:val="1"/>
      <w:suff w:val="tab"/>
    </w:lvl>
    <w:lvl w:ilvl="6">
      <w:isLgl w:val="false"/>
      <w:lvlJc w:val="left"/>
      <w:lvlText w:val=""/>
      <w:numFmt w:val="bullet"/>
      <w:pPr>
        <w:pBdr/>
        <w:tabs>
          <w:tab w:val="left" w:leader="none" w:pos="3420"/>
        </w:tabs>
        <w:spacing/>
        <w:ind w:hanging="420" w:left="3420"/>
      </w:pPr>
      <w:rPr>
        <w:rFonts w:hint="default" w:ascii="Wingdings" w:hAnsi="Wingdings"/>
      </w:rPr>
      <w:start w:val="1"/>
      <w:suff w:val="tab"/>
    </w:lvl>
    <w:lvl w:ilvl="7">
      <w:isLgl w:val="false"/>
      <w:lvlJc w:val="left"/>
      <w:lvlText w:val=""/>
      <w:numFmt w:val="bullet"/>
      <w:pPr>
        <w:pBdr/>
        <w:tabs>
          <w:tab w:val="left" w:leader="none" w:pos="3840"/>
        </w:tabs>
        <w:spacing/>
        <w:ind w:hanging="420" w:left="3840"/>
      </w:pPr>
      <w:rPr>
        <w:rFonts w:hint="default" w:ascii="Wingdings" w:hAnsi="Wingdings"/>
      </w:rPr>
      <w:start w:val="1"/>
      <w:suff w:val="tab"/>
    </w:lvl>
    <w:lvl w:ilvl="8">
      <w:isLgl w:val="false"/>
      <w:lvlJc w:val="left"/>
      <w:lvlText w:val=""/>
      <w:numFmt w:val="bullet"/>
      <w:pPr>
        <w:pBdr/>
        <w:tabs>
          <w:tab w:val="left" w:leader="none" w:pos="4260"/>
        </w:tabs>
        <w:spacing/>
        <w:ind w:hanging="420" w:left="4260"/>
      </w:pPr>
      <w:rPr>
        <w:rFonts w:hint="default" w:ascii="Wingdings" w:hAnsi="Wingdings"/>
      </w:rPr>
      <w:start w:val="1"/>
      <w:suff w:val="tab"/>
    </w:lvl>
  </w:abstractNum>
  <w:num w:numId="1">
    <w:abstractNumId w:val="0"/>
  </w:num>
  <w:num w:numId="2">
    <w:abstractNumId w:val="8"/>
  </w:num>
  <w:num w:numId="3">
    <w:abstractNumId w:val="10"/>
  </w:num>
  <w:num w:numId="4">
    <w:abstractNumId w:val="1"/>
  </w:num>
  <w:num w:numId="5">
    <w:abstractNumId w:val="3"/>
  </w:num>
  <w:num w:numId="6">
    <w:abstractNumId w:val="2"/>
  </w:num>
  <w:num w:numId="7">
    <w:abstractNumId w:val="7"/>
  </w:num>
  <w:num w:numId="8">
    <w:abstractNumId w:val="5"/>
  </w:num>
  <w:num w:numId="9">
    <w:abstractNumId w:val="9"/>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3">
    <w:name w:val="Table Grid Light"/>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1"/>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2"/>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3"/>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4"/>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5"/>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w:basedOn w:val="9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w:basedOn w:val="9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1"/>
    <w:basedOn w:val="9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2"/>
    <w:basedOn w:val="9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3"/>
    <w:basedOn w:val="9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4"/>
    <w:basedOn w:val="9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5"/>
    <w:basedOn w:val="9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6"/>
    <w:basedOn w:val="9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Accent 1"/>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2"/>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3"/>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4"/>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5"/>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6"/>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5">
    <w:name w:val="Grid Table 6 Colorful - Accent 1"/>
    <w:basedOn w:val="9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6">
    <w:name w:val="Grid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7">
    <w:name w:val="Grid Table 6 Colorful - Accent 3"/>
    <w:basedOn w:val="9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8">
    <w:name w:val="Grid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9">
    <w:name w:val="Grid Table 6 Colorful - Accent 5"/>
    <w:basedOn w:val="9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0">
    <w:name w:val="Grid Table 6 Colorful - Accent 6"/>
    <w:basedOn w:val="9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7 Colorful"/>
    <w:basedOn w:val="9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1"/>
    <w:basedOn w:val="9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5"/>
    <w:basedOn w:val="9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6"/>
    <w:basedOn w:val="9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1"/>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2"/>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3"/>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4"/>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5"/>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6"/>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w:basedOn w:val="9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1"/>
    <w:basedOn w:val="9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2"/>
    <w:basedOn w:val="9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3"/>
    <w:basedOn w:val="9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4"/>
    <w:basedOn w:val="9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5"/>
    <w:basedOn w:val="9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6"/>
    <w:basedOn w:val="9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1"/>
    <w:basedOn w:val="9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3"/>
    <w:basedOn w:val="9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5"/>
    <w:basedOn w:val="9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6"/>
    <w:basedOn w:val="9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1"/>
    <w:basedOn w:val="9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2"/>
    <w:basedOn w:val="9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3"/>
    <w:basedOn w:val="9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4"/>
    <w:basedOn w:val="9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5"/>
    <w:basedOn w:val="9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6"/>
    <w:basedOn w:val="9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5 Dark"/>
    <w:basedOn w:val="9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1"/>
    <w:basedOn w:val="9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2"/>
    <w:basedOn w:val="9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3"/>
    <w:basedOn w:val="9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4"/>
    <w:basedOn w:val="9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5"/>
    <w:basedOn w:val="9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6"/>
    <w:basedOn w:val="9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1"/>
    <w:basedOn w:val="9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3"/>
    <w:basedOn w:val="9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5"/>
    <w:basedOn w:val="9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6"/>
    <w:basedOn w:val="9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7 Colorful"/>
    <w:basedOn w:val="9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1">
    <w:name w:val="List Table 7 Colorful - Accent 1"/>
    <w:basedOn w:val="9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32">
    <w:name w:val="List Table 7 Colorful - Accent 2"/>
    <w:basedOn w:val="9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33">
    <w:name w:val="List Table 7 Colorful - Accent 3"/>
    <w:basedOn w:val="9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34">
    <w:name w:val="List Table 7 Colorful - Accent 4"/>
    <w:basedOn w:val="9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35">
    <w:name w:val="List Table 7 Colorful - Accent 5"/>
    <w:basedOn w:val="9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36">
    <w:name w:val="List Table 7 Colorful - Accent 6"/>
    <w:basedOn w:val="9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37">
    <w:name w:val="Lined - Accent"/>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1"/>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2"/>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3"/>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4"/>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5"/>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6"/>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w:basedOn w:val="9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1"/>
    <w:basedOn w:val="9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2"/>
    <w:basedOn w:val="9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3"/>
    <w:basedOn w:val="9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4"/>
    <w:basedOn w:val="9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5"/>
    <w:basedOn w:val="9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6"/>
    <w:basedOn w:val="9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w:basedOn w:val="9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8">
    <w:name w:val="Heading 1"/>
    <w:basedOn w:val="915"/>
    <w:next w:val="915"/>
    <w:link w:val="86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9">
    <w:name w:val="Heading 3"/>
    <w:basedOn w:val="915"/>
    <w:next w:val="915"/>
    <w:link w:val="86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0">
    <w:name w:val="Heading 4"/>
    <w:basedOn w:val="915"/>
    <w:next w:val="915"/>
    <w:link w:val="86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1">
    <w:name w:val="Heading 6"/>
    <w:basedOn w:val="915"/>
    <w:next w:val="915"/>
    <w:link w:val="87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2">
    <w:name w:val="Heading 7"/>
    <w:basedOn w:val="915"/>
    <w:next w:val="915"/>
    <w:link w:val="87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3">
    <w:name w:val="Heading 8"/>
    <w:basedOn w:val="915"/>
    <w:next w:val="915"/>
    <w:link w:val="87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4">
    <w:name w:val="Heading 9"/>
    <w:basedOn w:val="915"/>
    <w:next w:val="915"/>
    <w:link w:val="87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65" w:default="1">
    <w:name w:val="No List"/>
    <w:uiPriority w:val="99"/>
    <w:semiHidden/>
    <w:unhideWhenUsed/>
    <w:pPr>
      <w:pBdr/>
      <w:spacing/>
      <w:ind/>
    </w:pPr>
  </w:style>
  <w:style w:type="character" w:styleId="866">
    <w:name w:val="Heading 1 Char"/>
    <w:basedOn w:val="918"/>
    <w:link w:val="858"/>
    <w:uiPriority w:val="9"/>
    <w:pPr>
      <w:pBdr/>
      <w:spacing/>
      <w:ind/>
    </w:pPr>
    <w:rPr>
      <w:rFonts w:ascii="Arial" w:hAnsi="Arial" w:eastAsia="Arial" w:cs="Arial"/>
      <w:color w:val="0f4761" w:themeColor="accent1" w:themeShade="BF"/>
      <w:sz w:val="40"/>
      <w:szCs w:val="40"/>
    </w:rPr>
  </w:style>
  <w:style w:type="character" w:styleId="867">
    <w:name w:val="Heading 2 Char"/>
    <w:basedOn w:val="918"/>
    <w:link w:val="916"/>
    <w:uiPriority w:val="9"/>
    <w:pPr>
      <w:pBdr/>
      <w:spacing/>
      <w:ind/>
    </w:pPr>
    <w:rPr>
      <w:rFonts w:ascii="Arial" w:hAnsi="Arial" w:eastAsia="Arial" w:cs="Arial"/>
      <w:color w:val="0f4761" w:themeColor="accent1" w:themeShade="BF"/>
      <w:sz w:val="32"/>
      <w:szCs w:val="32"/>
    </w:rPr>
  </w:style>
  <w:style w:type="character" w:styleId="868">
    <w:name w:val="Heading 3 Char"/>
    <w:basedOn w:val="918"/>
    <w:link w:val="859"/>
    <w:uiPriority w:val="9"/>
    <w:pPr>
      <w:pBdr/>
      <w:spacing/>
      <w:ind/>
    </w:pPr>
    <w:rPr>
      <w:rFonts w:ascii="Arial" w:hAnsi="Arial" w:eastAsia="Arial" w:cs="Arial"/>
      <w:color w:val="0f4761" w:themeColor="accent1" w:themeShade="BF"/>
      <w:sz w:val="28"/>
      <w:szCs w:val="28"/>
    </w:rPr>
  </w:style>
  <w:style w:type="character" w:styleId="869">
    <w:name w:val="Heading 4 Char"/>
    <w:basedOn w:val="918"/>
    <w:link w:val="860"/>
    <w:uiPriority w:val="9"/>
    <w:pPr>
      <w:pBdr/>
      <w:spacing/>
      <w:ind/>
    </w:pPr>
    <w:rPr>
      <w:rFonts w:ascii="Arial" w:hAnsi="Arial" w:eastAsia="Arial" w:cs="Arial"/>
      <w:i/>
      <w:iCs/>
      <w:color w:val="0f4761" w:themeColor="accent1" w:themeShade="BF"/>
    </w:rPr>
  </w:style>
  <w:style w:type="character" w:styleId="870">
    <w:name w:val="Heading 5 Char"/>
    <w:basedOn w:val="918"/>
    <w:link w:val="917"/>
    <w:uiPriority w:val="9"/>
    <w:pPr>
      <w:pBdr/>
      <w:spacing/>
      <w:ind/>
    </w:pPr>
    <w:rPr>
      <w:rFonts w:ascii="Arial" w:hAnsi="Arial" w:eastAsia="Arial" w:cs="Arial"/>
      <w:color w:val="0f4761" w:themeColor="accent1" w:themeShade="BF"/>
    </w:rPr>
  </w:style>
  <w:style w:type="character" w:styleId="871">
    <w:name w:val="Heading 6 Char"/>
    <w:basedOn w:val="918"/>
    <w:link w:val="861"/>
    <w:uiPriority w:val="9"/>
    <w:pPr>
      <w:pBdr/>
      <w:spacing/>
      <w:ind/>
    </w:pPr>
    <w:rPr>
      <w:rFonts w:ascii="Arial" w:hAnsi="Arial" w:eastAsia="Arial" w:cs="Arial"/>
      <w:i/>
      <w:iCs/>
      <w:color w:val="595959" w:themeColor="text1" w:themeTint="A6"/>
    </w:rPr>
  </w:style>
  <w:style w:type="character" w:styleId="872">
    <w:name w:val="Heading 7 Char"/>
    <w:basedOn w:val="918"/>
    <w:link w:val="862"/>
    <w:uiPriority w:val="9"/>
    <w:pPr>
      <w:pBdr/>
      <w:spacing/>
      <w:ind/>
    </w:pPr>
    <w:rPr>
      <w:rFonts w:ascii="Arial" w:hAnsi="Arial" w:eastAsia="Arial" w:cs="Arial"/>
      <w:color w:val="595959" w:themeColor="text1" w:themeTint="A6"/>
    </w:rPr>
  </w:style>
  <w:style w:type="character" w:styleId="873">
    <w:name w:val="Heading 8 Char"/>
    <w:basedOn w:val="918"/>
    <w:link w:val="863"/>
    <w:uiPriority w:val="9"/>
    <w:pPr>
      <w:pBdr/>
      <w:spacing/>
      <w:ind/>
    </w:pPr>
    <w:rPr>
      <w:rFonts w:ascii="Arial" w:hAnsi="Arial" w:eastAsia="Arial" w:cs="Arial"/>
      <w:i/>
      <w:iCs/>
      <w:color w:val="272727" w:themeColor="text1" w:themeTint="D8"/>
    </w:rPr>
  </w:style>
  <w:style w:type="character" w:styleId="874">
    <w:name w:val="Heading 9 Char"/>
    <w:basedOn w:val="918"/>
    <w:link w:val="864"/>
    <w:uiPriority w:val="9"/>
    <w:pPr>
      <w:pBdr/>
      <w:spacing/>
      <w:ind/>
    </w:pPr>
    <w:rPr>
      <w:rFonts w:ascii="Arial" w:hAnsi="Arial" w:eastAsia="Arial" w:cs="Arial"/>
      <w:i/>
      <w:iCs/>
      <w:color w:val="272727" w:themeColor="text1" w:themeTint="D8"/>
    </w:rPr>
  </w:style>
  <w:style w:type="paragraph" w:styleId="875">
    <w:name w:val="Title"/>
    <w:basedOn w:val="915"/>
    <w:next w:val="915"/>
    <w:link w:val="876"/>
    <w:uiPriority w:val="10"/>
    <w:qFormat/>
    <w:pPr>
      <w:pBdr/>
      <w:spacing w:after="80" w:line="240" w:lineRule="auto"/>
      <w:ind/>
      <w:contextualSpacing w:val="true"/>
    </w:pPr>
    <w:rPr>
      <w:rFonts w:ascii="Arial" w:hAnsi="Arial" w:eastAsia="Arial" w:cs="Arial"/>
      <w:spacing w:val="-10"/>
      <w:sz w:val="56"/>
      <w:szCs w:val="56"/>
    </w:rPr>
  </w:style>
  <w:style w:type="character" w:styleId="876">
    <w:name w:val="Title Char"/>
    <w:basedOn w:val="918"/>
    <w:link w:val="875"/>
    <w:uiPriority w:val="10"/>
    <w:pPr>
      <w:pBdr/>
      <w:spacing/>
      <w:ind/>
    </w:pPr>
    <w:rPr>
      <w:rFonts w:ascii="Arial" w:hAnsi="Arial" w:eastAsia="Arial" w:cs="Arial"/>
      <w:spacing w:val="-10"/>
      <w:sz w:val="56"/>
      <w:szCs w:val="56"/>
    </w:rPr>
  </w:style>
  <w:style w:type="paragraph" w:styleId="877">
    <w:name w:val="Subtitle"/>
    <w:basedOn w:val="915"/>
    <w:next w:val="915"/>
    <w:link w:val="878"/>
    <w:uiPriority w:val="11"/>
    <w:qFormat/>
    <w:pPr>
      <w:numPr>
        <w:ilvl w:val="1"/>
      </w:numPr>
      <w:pBdr/>
      <w:spacing/>
      <w:ind/>
    </w:pPr>
    <w:rPr>
      <w:color w:val="595959" w:themeColor="text1" w:themeTint="A6"/>
      <w:spacing w:val="15"/>
      <w:sz w:val="28"/>
      <w:szCs w:val="28"/>
    </w:rPr>
  </w:style>
  <w:style w:type="character" w:styleId="878">
    <w:name w:val="Subtitle Char"/>
    <w:basedOn w:val="918"/>
    <w:link w:val="877"/>
    <w:uiPriority w:val="11"/>
    <w:pPr>
      <w:pBdr/>
      <w:spacing/>
      <w:ind/>
    </w:pPr>
    <w:rPr>
      <w:color w:val="595959" w:themeColor="text1" w:themeTint="A6"/>
      <w:spacing w:val="15"/>
      <w:sz w:val="28"/>
      <w:szCs w:val="28"/>
    </w:rPr>
  </w:style>
  <w:style w:type="paragraph" w:styleId="879">
    <w:name w:val="Quote"/>
    <w:basedOn w:val="915"/>
    <w:next w:val="915"/>
    <w:link w:val="880"/>
    <w:uiPriority w:val="29"/>
    <w:qFormat/>
    <w:pPr>
      <w:pBdr/>
      <w:spacing w:before="160"/>
      <w:ind/>
      <w:jc w:val="center"/>
    </w:pPr>
    <w:rPr>
      <w:i/>
      <w:iCs/>
      <w:color w:val="404040" w:themeColor="text1" w:themeTint="BF"/>
    </w:rPr>
  </w:style>
  <w:style w:type="character" w:styleId="880">
    <w:name w:val="Quote Char"/>
    <w:basedOn w:val="918"/>
    <w:link w:val="879"/>
    <w:uiPriority w:val="29"/>
    <w:pPr>
      <w:pBdr/>
      <w:spacing/>
      <w:ind/>
    </w:pPr>
    <w:rPr>
      <w:i/>
      <w:iCs/>
      <w:color w:val="404040" w:themeColor="text1" w:themeTint="BF"/>
    </w:rPr>
  </w:style>
  <w:style w:type="paragraph" w:styleId="881">
    <w:name w:val="List Paragraph"/>
    <w:basedOn w:val="915"/>
    <w:uiPriority w:val="34"/>
    <w:qFormat/>
    <w:pPr>
      <w:pBdr/>
      <w:spacing/>
      <w:ind w:left="720"/>
      <w:contextualSpacing w:val="true"/>
    </w:pPr>
  </w:style>
  <w:style w:type="character" w:styleId="882">
    <w:name w:val="Intense Emphasis"/>
    <w:basedOn w:val="918"/>
    <w:uiPriority w:val="21"/>
    <w:qFormat/>
    <w:pPr>
      <w:pBdr/>
      <w:spacing/>
      <w:ind/>
    </w:pPr>
    <w:rPr>
      <w:i/>
      <w:iCs/>
      <w:color w:val="0f4761" w:themeColor="accent1" w:themeShade="BF"/>
    </w:rPr>
  </w:style>
  <w:style w:type="paragraph" w:styleId="883">
    <w:name w:val="Intense Quote"/>
    <w:basedOn w:val="915"/>
    <w:next w:val="915"/>
    <w:link w:val="88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4">
    <w:name w:val="Intense Quote Char"/>
    <w:basedOn w:val="918"/>
    <w:link w:val="883"/>
    <w:uiPriority w:val="30"/>
    <w:pPr>
      <w:pBdr/>
      <w:spacing/>
      <w:ind/>
    </w:pPr>
    <w:rPr>
      <w:i/>
      <w:iCs/>
      <w:color w:val="0f4761" w:themeColor="accent1" w:themeShade="BF"/>
    </w:rPr>
  </w:style>
  <w:style w:type="character" w:styleId="885">
    <w:name w:val="Intense Reference"/>
    <w:basedOn w:val="918"/>
    <w:uiPriority w:val="32"/>
    <w:qFormat/>
    <w:pPr>
      <w:pBdr/>
      <w:spacing/>
      <w:ind/>
    </w:pPr>
    <w:rPr>
      <w:b/>
      <w:bCs/>
      <w:smallCaps/>
      <w:color w:val="0f4761" w:themeColor="accent1" w:themeShade="BF"/>
      <w:spacing w:val="5"/>
    </w:rPr>
  </w:style>
  <w:style w:type="paragraph" w:styleId="886">
    <w:name w:val="No Spacing"/>
    <w:basedOn w:val="915"/>
    <w:uiPriority w:val="1"/>
    <w:qFormat/>
    <w:pPr>
      <w:pBdr/>
      <w:spacing w:after="0" w:line="240" w:lineRule="auto"/>
      <w:ind/>
    </w:pPr>
  </w:style>
  <w:style w:type="character" w:styleId="887">
    <w:name w:val="Subtle Emphasis"/>
    <w:basedOn w:val="918"/>
    <w:uiPriority w:val="19"/>
    <w:qFormat/>
    <w:pPr>
      <w:pBdr/>
      <w:spacing/>
      <w:ind/>
    </w:pPr>
    <w:rPr>
      <w:i/>
      <w:iCs/>
      <w:color w:val="404040" w:themeColor="text1" w:themeTint="BF"/>
    </w:rPr>
  </w:style>
  <w:style w:type="character" w:styleId="888">
    <w:name w:val="Emphasis"/>
    <w:basedOn w:val="918"/>
    <w:uiPriority w:val="20"/>
    <w:qFormat/>
    <w:pPr>
      <w:pBdr/>
      <w:spacing/>
      <w:ind/>
    </w:pPr>
    <w:rPr>
      <w:i/>
      <w:iCs/>
    </w:rPr>
  </w:style>
  <w:style w:type="character" w:styleId="889">
    <w:name w:val="Strong"/>
    <w:basedOn w:val="918"/>
    <w:uiPriority w:val="22"/>
    <w:qFormat/>
    <w:pPr>
      <w:pBdr/>
      <w:spacing/>
      <w:ind/>
    </w:pPr>
    <w:rPr>
      <w:b/>
      <w:bCs/>
    </w:rPr>
  </w:style>
  <w:style w:type="character" w:styleId="890">
    <w:name w:val="Subtle Reference"/>
    <w:basedOn w:val="918"/>
    <w:uiPriority w:val="31"/>
    <w:qFormat/>
    <w:pPr>
      <w:pBdr/>
      <w:spacing/>
      <w:ind/>
    </w:pPr>
    <w:rPr>
      <w:smallCaps/>
      <w:color w:val="5a5a5a" w:themeColor="text1" w:themeTint="A5"/>
    </w:rPr>
  </w:style>
  <w:style w:type="character" w:styleId="891">
    <w:name w:val="Book Title"/>
    <w:basedOn w:val="918"/>
    <w:uiPriority w:val="33"/>
    <w:qFormat/>
    <w:pPr>
      <w:pBdr/>
      <w:spacing/>
      <w:ind/>
    </w:pPr>
    <w:rPr>
      <w:b/>
      <w:bCs/>
      <w:i/>
      <w:iCs/>
      <w:spacing w:val="5"/>
    </w:rPr>
  </w:style>
  <w:style w:type="character" w:styleId="892">
    <w:name w:val="Header Char"/>
    <w:basedOn w:val="918"/>
    <w:link w:val="923"/>
    <w:uiPriority w:val="99"/>
    <w:pPr>
      <w:pBdr/>
      <w:spacing/>
      <w:ind/>
    </w:pPr>
  </w:style>
  <w:style w:type="character" w:styleId="893">
    <w:name w:val="Footer Char"/>
    <w:basedOn w:val="918"/>
    <w:link w:val="921"/>
    <w:uiPriority w:val="99"/>
    <w:pPr>
      <w:pBdr/>
      <w:spacing/>
      <w:ind/>
    </w:pPr>
  </w:style>
  <w:style w:type="paragraph" w:styleId="894">
    <w:name w:val="Caption"/>
    <w:basedOn w:val="915"/>
    <w:next w:val="915"/>
    <w:uiPriority w:val="35"/>
    <w:unhideWhenUsed/>
    <w:qFormat/>
    <w:pPr>
      <w:pBdr/>
      <w:spacing w:after="200" w:line="240" w:lineRule="auto"/>
      <w:ind/>
    </w:pPr>
    <w:rPr>
      <w:i/>
      <w:iCs/>
      <w:color w:val="0e2841" w:themeColor="text2"/>
      <w:sz w:val="18"/>
      <w:szCs w:val="18"/>
    </w:rPr>
  </w:style>
  <w:style w:type="paragraph" w:styleId="895">
    <w:name w:val="footnote text"/>
    <w:basedOn w:val="915"/>
    <w:link w:val="896"/>
    <w:uiPriority w:val="99"/>
    <w:semiHidden/>
    <w:unhideWhenUsed/>
    <w:pPr>
      <w:pBdr/>
      <w:spacing w:after="0" w:line="240" w:lineRule="auto"/>
      <w:ind/>
    </w:pPr>
    <w:rPr>
      <w:sz w:val="20"/>
      <w:szCs w:val="20"/>
    </w:rPr>
  </w:style>
  <w:style w:type="character" w:styleId="896">
    <w:name w:val="Footnote Text Char"/>
    <w:basedOn w:val="918"/>
    <w:link w:val="895"/>
    <w:uiPriority w:val="99"/>
    <w:semiHidden/>
    <w:pPr>
      <w:pBdr/>
      <w:spacing/>
      <w:ind/>
    </w:pPr>
    <w:rPr>
      <w:sz w:val="20"/>
      <w:szCs w:val="20"/>
    </w:rPr>
  </w:style>
  <w:style w:type="character" w:styleId="897">
    <w:name w:val="footnote reference"/>
    <w:basedOn w:val="918"/>
    <w:uiPriority w:val="99"/>
    <w:semiHidden/>
    <w:unhideWhenUsed/>
    <w:pPr>
      <w:pBdr/>
      <w:spacing/>
      <w:ind/>
    </w:pPr>
    <w:rPr>
      <w:vertAlign w:val="superscript"/>
    </w:rPr>
  </w:style>
  <w:style w:type="paragraph" w:styleId="898">
    <w:name w:val="endnote text"/>
    <w:basedOn w:val="915"/>
    <w:link w:val="899"/>
    <w:uiPriority w:val="99"/>
    <w:semiHidden/>
    <w:unhideWhenUsed/>
    <w:pPr>
      <w:pBdr/>
      <w:spacing w:after="0" w:line="240" w:lineRule="auto"/>
      <w:ind/>
    </w:pPr>
    <w:rPr>
      <w:sz w:val="20"/>
      <w:szCs w:val="20"/>
    </w:rPr>
  </w:style>
  <w:style w:type="character" w:styleId="899">
    <w:name w:val="Endnote Text Char"/>
    <w:basedOn w:val="918"/>
    <w:link w:val="898"/>
    <w:uiPriority w:val="99"/>
    <w:semiHidden/>
    <w:pPr>
      <w:pBdr/>
      <w:spacing/>
      <w:ind/>
    </w:pPr>
    <w:rPr>
      <w:sz w:val="20"/>
      <w:szCs w:val="20"/>
    </w:rPr>
  </w:style>
  <w:style w:type="character" w:styleId="900">
    <w:name w:val="endnote reference"/>
    <w:basedOn w:val="918"/>
    <w:uiPriority w:val="99"/>
    <w:semiHidden/>
    <w:unhideWhenUsed/>
    <w:pPr>
      <w:pBdr/>
      <w:spacing/>
      <w:ind/>
    </w:pPr>
    <w:rPr>
      <w:vertAlign w:val="superscript"/>
    </w:rPr>
  </w:style>
  <w:style w:type="character" w:styleId="901">
    <w:name w:val="Hyperlink"/>
    <w:basedOn w:val="918"/>
    <w:uiPriority w:val="99"/>
    <w:unhideWhenUsed/>
    <w:pPr>
      <w:pBdr/>
      <w:spacing/>
      <w:ind/>
    </w:pPr>
    <w:rPr>
      <w:color w:val="0563c1" w:themeColor="hyperlink"/>
      <w:u w:val="single"/>
    </w:rPr>
  </w:style>
  <w:style w:type="character" w:styleId="902">
    <w:name w:val="FollowedHyperlink"/>
    <w:basedOn w:val="918"/>
    <w:uiPriority w:val="99"/>
    <w:semiHidden/>
    <w:unhideWhenUsed/>
    <w:pPr>
      <w:pBdr/>
      <w:spacing/>
      <w:ind/>
    </w:pPr>
    <w:rPr>
      <w:color w:val="954f72" w:themeColor="followedHyperlink"/>
      <w:u w:val="single"/>
    </w:rPr>
  </w:style>
  <w:style w:type="paragraph" w:styleId="903">
    <w:name w:val="toc 1"/>
    <w:basedOn w:val="915"/>
    <w:next w:val="915"/>
    <w:uiPriority w:val="39"/>
    <w:unhideWhenUsed/>
    <w:pPr>
      <w:pBdr/>
      <w:spacing w:after="100"/>
      <w:ind/>
    </w:pPr>
  </w:style>
  <w:style w:type="paragraph" w:styleId="904">
    <w:name w:val="toc 2"/>
    <w:basedOn w:val="915"/>
    <w:next w:val="915"/>
    <w:uiPriority w:val="39"/>
    <w:unhideWhenUsed/>
    <w:pPr>
      <w:pBdr/>
      <w:spacing w:after="100"/>
      <w:ind w:left="220"/>
    </w:pPr>
  </w:style>
  <w:style w:type="paragraph" w:styleId="905">
    <w:name w:val="toc 3"/>
    <w:basedOn w:val="915"/>
    <w:next w:val="915"/>
    <w:uiPriority w:val="39"/>
    <w:unhideWhenUsed/>
    <w:pPr>
      <w:pBdr/>
      <w:spacing w:after="100"/>
      <w:ind w:left="440"/>
    </w:pPr>
  </w:style>
  <w:style w:type="paragraph" w:styleId="906">
    <w:name w:val="toc 4"/>
    <w:basedOn w:val="915"/>
    <w:next w:val="915"/>
    <w:uiPriority w:val="39"/>
    <w:unhideWhenUsed/>
    <w:pPr>
      <w:pBdr/>
      <w:spacing w:after="100"/>
      <w:ind w:left="660"/>
    </w:pPr>
  </w:style>
  <w:style w:type="paragraph" w:styleId="907">
    <w:name w:val="toc 5"/>
    <w:basedOn w:val="915"/>
    <w:next w:val="915"/>
    <w:uiPriority w:val="39"/>
    <w:unhideWhenUsed/>
    <w:pPr>
      <w:pBdr/>
      <w:spacing w:after="100"/>
      <w:ind w:left="880"/>
    </w:pPr>
  </w:style>
  <w:style w:type="paragraph" w:styleId="908">
    <w:name w:val="toc 6"/>
    <w:basedOn w:val="915"/>
    <w:next w:val="915"/>
    <w:uiPriority w:val="39"/>
    <w:unhideWhenUsed/>
    <w:pPr>
      <w:pBdr/>
      <w:spacing w:after="100"/>
      <w:ind w:left="1100"/>
    </w:pPr>
  </w:style>
  <w:style w:type="paragraph" w:styleId="909">
    <w:name w:val="toc 7"/>
    <w:basedOn w:val="915"/>
    <w:next w:val="915"/>
    <w:uiPriority w:val="39"/>
    <w:unhideWhenUsed/>
    <w:pPr>
      <w:pBdr/>
      <w:spacing w:after="100"/>
      <w:ind w:left="1320"/>
    </w:pPr>
  </w:style>
  <w:style w:type="paragraph" w:styleId="910">
    <w:name w:val="toc 8"/>
    <w:basedOn w:val="915"/>
    <w:next w:val="915"/>
    <w:uiPriority w:val="39"/>
    <w:unhideWhenUsed/>
    <w:pPr>
      <w:pBdr/>
      <w:spacing w:after="100"/>
      <w:ind w:left="1540"/>
    </w:pPr>
  </w:style>
  <w:style w:type="paragraph" w:styleId="911">
    <w:name w:val="toc 9"/>
    <w:basedOn w:val="915"/>
    <w:next w:val="915"/>
    <w:uiPriority w:val="39"/>
    <w:unhideWhenUsed/>
    <w:pPr>
      <w:pBdr/>
      <w:spacing w:after="100"/>
      <w:ind w:left="1760"/>
    </w:pPr>
  </w:style>
  <w:style w:type="character" w:styleId="912">
    <w:name w:val="Placeholder Text"/>
    <w:basedOn w:val="918"/>
    <w:uiPriority w:val="99"/>
    <w:semiHidden/>
    <w:pPr>
      <w:pBdr/>
      <w:spacing/>
      <w:ind/>
    </w:pPr>
    <w:rPr>
      <w:color w:val="666666"/>
    </w:rPr>
  </w:style>
  <w:style w:type="paragraph" w:styleId="913">
    <w:name w:val="TOC Heading"/>
    <w:uiPriority w:val="39"/>
    <w:unhideWhenUsed/>
    <w:pPr>
      <w:pBdr/>
      <w:spacing/>
      <w:ind/>
    </w:pPr>
  </w:style>
  <w:style w:type="paragraph" w:styleId="914">
    <w:name w:val="table of figures"/>
    <w:basedOn w:val="915"/>
    <w:next w:val="915"/>
    <w:uiPriority w:val="99"/>
    <w:unhideWhenUsed/>
    <w:pPr>
      <w:pBdr/>
      <w:spacing w:after="0" w:afterAutospacing="0"/>
      <w:ind/>
    </w:pPr>
  </w:style>
  <w:style w:type="paragraph" w:styleId="915" w:default="1">
    <w:name w:val="Normal"/>
    <w:next w:val="916"/>
    <w:uiPriority w:val="99"/>
    <w:qFormat/>
    <w:pPr>
      <w:widowControl w:val="false"/>
      <w:pBdr/>
      <w:spacing/>
      <w:ind/>
      <w:jc w:val="both"/>
    </w:pPr>
    <w:rPr>
      <w:rFonts w:hint="eastAsia" w:ascii="Times New Roman" w:hAnsi="Times New Roman" w:eastAsia="宋体" w:cs="Times New Roman"/>
      <w:sz w:val="21"/>
      <w:lang w:val="en-US" w:eastAsia="zh-CN" w:bidi="ar-SA"/>
    </w:rPr>
  </w:style>
  <w:style w:type="paragraph" w:styleId="916">
    <w:name w:val="Heading 2"/>
    <w:basedOn w:val="915"/>
    <w:next w:val="915"/>
    <w:uiPriority w:val="99"/>
    <w:qFormat/>
    <w:pPr>
      <w:keepNext w:val="true"/>
      <w:keepLines w:val="true"/>
      <w:pBdr/>
      <w:spacing w:after="260" w:afterLines="0" w:before="260" w:beforeLines="0" w:line="415" w:lineRule="auto"/>
      <w:ind/>
      <w:jc w:val="center"/>
      <w:outlineLvl w:val="1"/>
    </w:pPr>
    <w:rPr>
      <w:rFonts w:hint="default" w:ascii="Arial" w:hAnsi="Arial" w:eastAsia="黑体"/>
      <w:sz w:val="84"/>
    </w:rPr>
  </w:style>
  <w:style w:type="paragraph" w:styleId="917">
    <w:name w:val="Heading 5"/>
    <w:basedOn w:val="915"/>
    <w:next w:val="915"/>
    <w:uiPriority w:val="0"/>
    <w:unhideWhenUsed/>
    <w:qFormat/>
    <w:pPr>
      <w:keepNext w:val="true"/>
      <w:keepLines w:val="true"/>
      <w:pBdr/>
      <w:spacing w:after="290" w:before="280" w:line="376" w:lineRule="auto"/>
      <w:ind/>
      <w:outlineLvl w:val="4"/>
    </w:pPr>
    <w:rPr>
      <w:b/>
      <w:bCs/>
      <w:sz w:val="28"/>
      <w:szCs w:val="28"/>
    </w:rPr>
  </w:style>
  <w:style w:type="character" w:styleId="918" w:default="1">
    <w:name w:val="Default Paragraph Font"/>
    <w:uiPriority w:val="0"/>
    <w:semiHidden/>
    <w:qFormat/>
    <w:pPr>
      <w:pBdr/>
      <w:spacing/>
      <w:ind/>
    </w:pPr>
  </w:style>
  <w:style w:type="table" w:styleId="919" w:default="1">
    <w:name w:val="Normal Table"/>
    <w:uiPriority w:val="0"/>
    <w:semiHidden/>
    <w:qFormat/>
    <w:pPr>
      <w:pBdr/>
      <w:spacing/>
      <w:ind/>
    </w:pPr>
    <w:tblPr>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Body Text Indent"/>
    <w:basedOn w:val="915"/>
    <w:uiPriority w:val="99"/>
    <w:unhideWhenUsed/>
    <w:pPr>
      <w:pBdr/>
      <w:spacing w:after="120" w:afterLines="0"/>
      <w:ind w:left="420"/>
    </w:pPr>
    <w:rPr>
      <w:rFonts w:hint="default"/>
    </w:rPr>
  </w:style>
  <w:style w:type="paragraph" w:styleId="921">
    <w:name w:val="Footer"/>
    <w:basedOn w:val="915"/>
    <w:uiPriority w:val="99"/>
    <w:unhideWhenUsed/>
    <w:qFormat/>
    <w:pPr>
      <w:pBdr/>
      <w:tabs>
        <w:tab w:val="center" w:leader="none" w:pos="4153"/>
        <w:tab w:val="right" w:leader="none" w:pos="8306"/>
      </w:tabs>
      <w:spacing/>
      <w:ind/>
      <w:jc w:val="left"/>
    </w:pPr>
    <w:rPr>
      <w:sz w:val="18"/>
      <w:szCs w:val="18"/>
    </w:rPr>
  </w:style>
  <w:style w:type="paragraph" w:styleId="922">
    <w:name w:val="Body Text First Indent 2"/>
    <w:basedOn w:val="920"/>
    <w:uiPriority w:val="0"/>
    <w:qFormat/>
    <w:pPr>
      <w:pBdr/>
      <w:spacing/>
      <w:ind w:firstLine="420"/>
    </w:pPr>
    <w:rPr>
      <w:szCs w:val="24"/>
    </w:rPr>
  </w:style>
  <w:style w:type="paragraph" w:styleId="923">
    <w:name w:val="Header"/>
    <w:basedOn w:val="915"/>
    <w:uiPriority w:val="99"/>
    <w:unhideWhenUsed/>
    <w:qFormat/>
    <w:pPr>
      <w:pBdr>
        <w:bottom w:val="single" w:color="000000" w:sz="6" w:space="1"/>
      </w:pBdr>
      <w:tabs>
        <w:tab w:val="center" w:leader="none" w:pos="4153"/>
        <w:tab w:val="right" w:leader="none" w:pos="8306"/>
      </w:tabs>
      <w:spacing/>
      <w:ind/>
      <w:jc w:val="center"/>
    </w:pPr>
    <w:rPr>
      <w:sz w:val="18"/>
      <w:szCs w:val="18"/>
    </w:rPr>
  </w:style>
  <w:style w:type="table" w:styleId="924">
    <w:name w:val="Table Grid"/>
    <w:basedOn w:val="919"/>
    <w:uiPriority w:val="99"/>
    <w:unhideWhenUsed/>
    <w:pPr>
      <w:widowControl w:val="false"/>
      <w:pBdr/>
      <w:spacing/>
      <w:ind/>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5" w:customStyle="1">
    <w:name w:val="Body Text Indent Justified"/>
    <w:basedOn w:val="915"/>
    <w:uiPriority w:val="0"/>
    <w:qFormat/>
    <w:pPr>
      <w:widowControl w:val="true"/>
      <w:pBdr/>
      <w:spacing w:after="240"/>
      <w:ind w:left="720"/>
    </w:pPr>
    <w:rPr>
      <w:sz w:val="24"/>
      <w:szCs w:val="20"/>
    </w:rPr>
  </w:style>
  <w:style w:type="paragraph" w:styleId="926" w:customStyle="1">
    <w:name w:val="_Style 13"/>
    <w:uiPriority w:val="0"/>
    <w:qFormat/>
    <w:pPr>
      <w:pBdr/>
      <w:spacing w:after="120" w:before="120" w:line="288" w:lineRule="auto"/>
      <w:ind/>
    </w:pPr>
    <w:rPr>
      <w:rFonts w:ascii="Arial" w:hAnsi="Arial" w:eastAsia="等线" w:cs="Arial"/>
      <w:sz w:val="22"/>
      <w:szCs w:val="22"/>
      <w:lang w:val="en-US" w:eastAsia="zh-CN"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onlyoffice/9.3.1.10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MiaotongDoc 测试用户26</cp:lastModifiedBy>
  <cp:revision>3</cp:revision>
  <dcterms:created xsi:type="dcterms:W3CDTF">2025-11-04T01:37:00Z</dcterms:created>
  <dcterms:modified xsi:type="dcterms:W3CDTF">2026-05-25T15:45:27Z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y fmtid="{D5CDD505-2E9C-101B-9397-08002B2CF9AE}" pid="3" name="ICV">
    <vt:lpwstr>71BB9E97DE834B31B1428E9C3D340FA2_13</vt:lpwstr>
  </property>
  <property fmtid="{D5CDD505-2E9C-101B-9397-08002B2CF9AE}" pid="4" name="KSOTemplateDocerSaveRecord">
    <vt:lpwstr>eyJoZGlkIjoiM2I1MGFiMDI1N2U2ZDQxNTEyMGNhZDdhYzVkODMyNjgiLCJ1c2VySWQiOiI0NzQwNjQ2OTcifQ==</vt:lpwstr>
  </property>
</Properties>
</file>